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5741950"/>
        <w:docPartObj>
          <w:docPartGallery w:val="Cover Pages"/>
          <w:docPartUnique/>
        </w:docPartObj>
      </w:sdtPr>
      <w:sdtEndPr/>
      <w:sdtContent>
        <w:p w:rsidR="00647434" w:rsidRDefault="00E76A0A" w:rsidP="003A4398">
          <w:pPr>
            <w:jc w:val="center"/>
          </w:pPr>
          <w:r>
            <w:rPr>
              <w:noProof/>
            </w:rPr>
            <mc:AlternateContent>
              <mc:Choice Requires="wpg">
                <w:drawing>
                  <wp:anchor distT="0" distB="0" distL="114300" distR="114300" simplePos="0" relativeHeight="251660288" behindDoc="0" locked="0" layoutInCell="0" allowOverlap="1" wp14:anchorId="6B855949" wp14:editId="75BF48F1">
                    <wp:simplePos x="0" y="0"/>
                    <wp:positionH relativeFrom="page">
                      <wp:align>center</wp:align>
                    </wp:positionH>
                    <wp:positionV relativeFrom="margin">
                      <wp:align>center</wp:align>
                    </wp:positionV>
                    <wp:extent cx="7771765" cy="8512175"/>
                    <wp:effectExtent l="0" t="0" r="0" b="3175"/>
                    <wp:wrapNone/>
                    <wp:docPr id="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8512637"/>
                              <a:chOff x="0" y="1440"/>
                              <a:chExt cx="12239" cy="13018"/>
                            </a:xfrm>
                          </wpg:grpSpPr>
                          <wpg:grpSp>
                            <wpg:cNvPr id="2" name="Group 20"/>
                            <wpg:cNvGrpSpPr>
                              <a:grpSpLocks/>
                            </wpg:cNvGrpSpPr>
                            <wpg:grpSpPr bwMode="auto">
                              <a:xfrm>
                                <a:off x="0" y="9661"/>
                                <a:ext cx="12239" cy="4797"/>
                                <a:chOff x="-6" y="3399"/>
                                <a:chExt cx="12197" cy="4305"/>
                              </a:xfrm>
                            </wpg:grpSpPr>
                            <wpg:grpSp>
                              <wpg:cNvPr id="3" name="Group 21"/>
                              <wpg:cNvGrpSpPr>
                                <a:grpSpLocks/>
                              </wpg:cNvGrpSpPr>
                              <wpg:grpSpPr bwMode="auto">
                                <a:xfrm>
                                  <a:off x="-6" y="3717"/>
                                  <a:ext cx="12189" cy="3550"/>
                                  <a:chOff x="18" y="7468"/>
                                  <a:chExt cx="12189" cy="3550"/>
                                </a:xfrm>
                              </wpg:grpSpPr>
                              <wps:wsp>
                                <wps:cNvPr id="4" name="Freeform 22"/>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23"/>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24"/>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 name="Freeform 25"/>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6"/>
                              <wps:cNvSpPr>
                                <a:spLocks/>
                              </wps:cNvSpPr>
                              <wps:spPr bwMode="auto">
                                <a:xfrm>
                                  <a:off x="4086" y="3468"/>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7"/>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28"/>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29"/>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0"/>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 name="Rectangle 31"/>
                            <wps:cNvSpPr>
                              <a:spLocks noChangeArrowheads="1"/>
                            </wps:cNvSpPr>
                            <wps:spPr bwMode="auto">
                              <a:xfrm>
                                <a:off x="1800" y="1440"/>
                                <a:ext cx="8638"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3938" w:rsidRDefault="00673938">
                                  <w:pPr>
                                    <w:spacing w:after="0"/>
                                    <w:rPr>
                                      <w:b/>
                                      <w:bCs/>
                                      <w:color w:val="808080" w:themeColor="text1" w:themeTint="7F"/>
                                      <w:sz w:val="32"/>
                                      <w:szCs w:val="32"/>
                                    </w:rPr>
                                  </w:pPr>
                                </w:p>
                              </w:txbxContent>
                            </wps:txbx>
                            <wps:bodyPr rot="0" vert="horz" wrap="square" lIns="91440" tIns="45720" rIns="91440" bIns="45720" anchor="t" anchorCtr="0" upright="1">
                              <a:spAutoFit/>
                            </wps:bodyPr>
                          </wps:wsp>
                          <wps:wsp>
                            <wps:cNvPr id="14" name="Rectangle 32"/>
                            <wps:cNvSpPr>
                              <a:spLocks noChangeArrowheads="1"/>
                            </wps:cNvSpPr>
                            <wps:spPr bwMode="auto">
                              <a:xfrm>
                                <a:off x="6494" y="11160"/>
                                <a:ext cx="4998" cy="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3938" w:rsidRPr="00590E95" w:rsidRDefault="00673938">
                                  <w:pPr>
                                    <w:jc w:val="right"/>
                                    <w:rPr>
                                      <w:sz w:val="56"/>
                                      <w:szCs w:val="96"/>
                                    </w:rPr>
                                  </w:pPr>
                                  <w:del w:id="0" w:author="Johnnie Harris" w:date="2014-11-24T15:35:00Z">
                                    <w:r w:rsidDel="00EE48F7">
                                      <w:rPr>
                                        <w:sz w:val="56"/>
                                        <w:szCs w:val="96"/>
                                      </w:rPr>
                                      <w:fldChar w:fldCharType="begin"/>
                                    </w:r>
                                    <w:r w:rsidDel="00EE48F7">
                                      <w:rPr>
                                        <w:sz w:val="56"/>
                                        <w:szCs w:val="96"/>
                                      </w:rPr>
                                      <w:delInstrText xml:space="preserve"> CREATEDATE  \@ "d MMMM yyyy"  \* MERGEFORMAT </w:delInstrText>
                                    </w:r>
                                    <w:r w:rsidDel="00EE48F7">
                                      <w:rPr>
                                        <w:sz w:val="56"/>
                                        <w:szCs w:val="96"/>
                                      </w:rPr>
                                      <w:fldChar w:fldCharType="separate"/>
                                    </w:r>
                                    <w:r w:rsidDel="00EE48F7">
                                      <w:rPr>
                                        <w:noProof/>
                                        <w:sz w:val="56"/>
                                        <w:szCs w:val="96"/>
                                      </w:rPr>
                                      <w:delText>10 January 2013</w:delText>
                                    </w:r>
                                    <w:r w:rsidDel="00EE48F7">
                                      <w:rPr>
                                        <w:sz w:val="56"/>
                                        <w:szCs w:val="96"/>
                                      </w:rPr>
                                      <w:fldChar w:fldCharType="end"/>
                                    </w:r>
                                  </w:del>
                                  <w:ins w:id="1" w:author="Johnnie Harris" w:date="2014-11-24T15:35:00Z">
                                    <w:r w:rsidR="00EE48F7">
                                      <w:rPr>
                                        <w:sz w:val="56"/>
                                        <w:szCs w:val="96"/>
                                      </w:rPr>
                                      <w:t>28 November 2014</w:t>
                                    </w:r>
                                  </w:ins>
                                </w:p>
                              </w:txbxContent>
                            </wps:txbx>
                            <wps:bodyPr rot="0" vert="horz" wrap="square" lIns="91440" tIns="45720" rIns="91440" bIns="45720" anchor="t" anchorCtr="0" upright="1">
                              <a:spAutoFit/>
                            </wps:bodyPr>
                          </wps:wsp>
                          <wps:wsp>
                            <wps:cNvPr id="15" name="Rectangle 33"/>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1F497D" w:themeColor="text2"/>
                                      <w:sz w:val="44"/>
                                      <w:szCs w:val="72"/>
                                    </w:rPr>
                                    <w:alias w:val="Title"/>
                                    <w:id w:val="236215499"/>
                                    <w:dataBinding w:prefixMappings="xmlns:ns0='http://schemas.openxmlformats.org/package/2006/metadata/core-properties' xmlns:ns1='http://purl.org/dc/elements/1.1/'" w:xpath="/ns0:coreProperties[1]/ns1:title[1]" w:storeItemID="{6C3C8BC8-F283-45AE-878A-BAB7291924A1}"/>
                                    <w:text/>
                                  </w:sdtPr>
                                  <w:sdtContent>
                                    <w:p w:rsidR="00673938" w:rsidRDefault="00EE48F7">
                                      <w:pPr>
                                        <w:spacing w:after="0"/>
                                        <w:rPr>
                                          <w:b/>
                                          <w:bCs/>
                                          <w:color w:val="1F497D" w:themeColor="text2"/>
                                          <w:sz w:val="72"/>
                                          <w:szCs w:val="72"/>
                                        </w:rPr>
                                      </w:pPr>
                                      <w:del w:id="2" w:author="Johnnie Harris" w:date="2014-11-24T15:35:00Z">
                                        <w:r w:rsidRPr="005E2C64" w:rsidDel="00EE48F7">
                                          <w:rPr>
                                            <w:b/>
                                            <w:bCs/>
                                            <w:color w:val="1F497D" w:themeColor="text2"/>
                                            <w:sz w:val="44"/>
                                            <w:szCs w:val="72"/>
                                          </w:rPr>
                                          <w:delText>Enterprise Architecture Executive Summary</w:delText>
                                        </w:r>
                                      </w:del>
                                      <w:ins w:id="3" w:author="Johnnie Harris" w:date="2014-11-24T15:35:00Z">
                                        <w:r w:rsidRPr="005E2C64">
                                          <w:rPr>
                                            <w:b/>
                                            <w:bCs/>
                                            <w:color w:val="1F497D" w:themeColor="text2"/>
                                            <w:sz w:val="44"/>
                                            <w:szCs w:val="72"/>
                                          </w:rPr>
                                          <w:t xml:space="preserve">Enterprise Architecture </w:t>
                                        </w:r>
                                        <w:r>
                                          <w:rPr>
                                            <w:b/>
                                            <w:bCs/>
                                            <w:color w:val="1F497D" w:themeColor="text2"/>
                                            <w:sz w:val="44"/>
                                            <w:szCs w:val="72"/>
                                          </w:rPr>
                                          <w:t>White Paper</w:t>
                                        </w:r>
                                      </w:ins>
                                    </w:p>
                                  </w:sdtContent>
                                </w:sdt>
                                <w:sdt>
                                  <w:sdtPr>
                                    <w:rPr>
                                      <w:b/>
                                      <w:bCs/>
                                      <w:color w:val="4F81BD" w:themeColor="accent1"/>
                                      <w:sz w:val="32"/>
                                      <w:szCs w:val="40"/>
                                    </w:rPr>
                                    <w:alias w:val="Subtitle"/>
                                    <w:id w:val="45869954"/>
                                    <w:dataBinding w:prefixMappings="xmlns:ns0='http://schemas.openxmlformats.org/package/2006/metadata/core-properties' xmlns:ns1='http://purl.org/dc/elements/1.1/'" w:xpath="/ns0:coreProperties[1]/ns1:subject[1]" w:storeItemID="{6C3C8BC8-F283-45AE-878A-BAB7291924A1}"/>
                                    <w:text/>
                                  </w:sdtPr>
                                  <w:sdtContent>
                                    <w:p w:rsidR="00673938" w:rsidRDefault="00EE48F7">
                                      <w:pPr>
                                        <w:rPr>
                                          <w:b/>
                                          <w:bCs/>
                                          <w:color w:val="4F81BD" w:themeColor="accent1"/>
                                          <w:sz w:val="32"/>
                                          <w:szCs w:val="40"/>
                                        </w:rPr>
                                      </w:pPr>
                                      <w:ins w:id="4" w:author="Johnnie Harris" w:date="2014-11-24T15:37:00Z">
                                        <w:r>
                                          <w:rPr>
                                            <w:b/>
                                            <w:bCs/>
                                            <w:color w:val="4F81BD" w:themeColor="accent1"/>
                                            <w:sz w:val="32"/>
                                            <w:szCs w:val="40"/>
                                          </w:rPr>
                                          <w:t xml:space="preserve">The Role </w:t>
                                        </w:r>
                                      </w:ins>
                                      <w:r w:rsidR="00295CD7">
                                        <w:rPr>
                                          <w:b/>
                                          <w:bCs/>
                                          <w:color w:val="4F81BD" w:themeColor="accent1"/>
                                          <w:sz w:val="32"/>
                                          <w:szCs w:val="40"/>
                                        </w:rPr>
                                        <w:t>of</w:t>
                                      </w:r>
                                      <w:ins w:id="5" w:author="Johnnie Harris" w:date="2014-11-24T15:37:00Z">
                                        <w:r>
                                          <w:rPr>
                                            <w:b/>
                                            <w:bCs/>
                                            <w:color w:val="4F81BD" w:themeColor="accent1"/>
                                            <w:sz w:val="32"/>
                                            <w:szCs w:val="40"/>
                                          </w:rPr>
                                          <w:t xml:space="preserve"> </w:t>
                                        </w:r>
                                      </w:ins>
                                      <w:del w:id="6" w:author="Johnnie Harris" w:date="2014-11-24T15:35:00Z">
                                        <w:r w:rsidDel="00EE48F7">
                                          <w:rPr>
                                            <w:b/>
                                            <w:bCs/>
                                            <w:color w:val="4F81BD" w:themeColor="accent1"/>
                                            <w:sz w:val="32"/>
                                            <w:szCs w:val="40"/>
                                          </w:rPr>
                                          <w:delText>Subversion as the SCCM for PTC Integrity ALM</w:delText>
                                        </w:r>
                                      </w:del>
                                      <w:ins w:id="7" w:author="Johnnie Harris" w:date="2014-11-24T15:35:00Z">
                                        <w:r>
                                          <w:rPr>
                                            <w:b/>
                                            <w:bCs/>
                                            <w:color w:val="4F81BD" w:themeColor="accent1"/>
                                            <w:sz w:val="32"/>
                                            <w:szCs w:val="40"/>
                                          </w:rPr>
                                          <w:t>NoSQL</w:t>
                                        </w:r>
                                      </w:ins>
                                      <w:ins w:id="8" w:author="Johnnie Harris" w:date="2014-11-24T15:37:00Z">
                                        <w:r>
                                          <w:rPr>
                                            <w:b/>
                                            <w:bCs/>
                                            <w:color w:val="4F81BD" w:themeColor="accent1"/>
                                            <w:sz w:val="32"/>
                                            <w:szCs w:val="40"/>
                                          </w:rPr>
                                          <w:t xml:space="preserve"> </w:t>
                                        </w:r>
                                      </w:ins>
                                      <w:r w:rsidR="00295CD7">
                                        <w:rPr>
                                          <w:b/>
                                          <w:bCs/>
                                          <w:color w:val="4F81BD" w:themeColor="accent1"/>
                                          <w:sz w:val="32"/>
                                          <w:szCs w:val="40"/>
                                        </w:rPr>
                                        <w:t>at</w:t>
                                      </w:r>
                                      <w:ins w:id="9" w:author="Johnnie Harris" w:date="2014-11-24T15:37:00Z">
                                        <w:r>
                                          <w:rPr>
                                            <w:b/>
                                            <w:bCs/>
                                            <w:color w:val="4F81BD" w:themeColor="accent1"/>
                                            <w:sz w:val="32"/>
                                            <w:szCs w:val="40"/>
                                          </w:rPr>
                                          <w:t xml:space="preserve"> Intermountain Healthcare</w:t>
                                        </w:r>
                                      </w:ins>
                                    </w:p>
                                  </w:sdtContent>
                                </w:sdt>
                                <w:p w:rsidR="00673938" w:rsidRDefault="00673938">
                                  <w:pPr>
                                    <w:rPr>
                                      <w:b/>
                                      <w:bCs/>
                                      <w:color w:val="4F81BD" w:themeColor="accent1"/>
                                      <w:sz w:val="40"/>
                                      <w:szCs w:val="40"/>
                                    </w:rPr>
                                  </w:pPr>
                                </w:p>
                                <w:sdt>
                                  <w:sdtPr>
                                    <w:rPr>
                                      <w:b/>
                                      <w:bCs/>
                                      <w:color w:val="808080" w:themeColor="text1" w:themeTint="7F"/>
                                      <w:sz w:val="32"/>
                                      <w:szCs w:val="32"/>
                                    </w:rPr>
                                    <w:alias w:val="Author"/>
                                    <w:id w:val="236215500"/>
                                    <w:dataBinding w:prefixMappings="xmlns:ns0='http://schemas.openxmlformats.org/package/2006/metadata/core-properties' xmlns:ns1='http://purl.org/dc/elements/1.1/'" w:xpath="/ns0:coreProperties[1]/ns1:creator[1]" w:storeItemID="{6C3C8BC8-F283-45AE-878A-BAB7291924A1}"/>
                                    <w:text/>
                                  </w:sdtPr>
                                  <w:sdtEndPr/>
                                  <w:sdtContent>
                                    <w:p w:rsidR="00673938" w:rsidRDefault="00673938">
                                      <w:pPr>
                                        <w:rPr>
                                          <w:b/>
                                          <w:bCs/>
                                          <w:color w:val="808080" w:themeColor="text1" w:themeTint="7F"/>
                                          <w:sz w:val="32"/>
                                          <w:szCs w:val="32"/>
                                        </w:rPr>
                                      </w:pPr>
                                      <w:r>
                                        <w:rPr>
                                          <w:b/>
                                          <w:bCs/>
                                          <w:color w:val="808080" w:themeColor="text1" w:themeTint="7F"/>
                                          <w:sz w:val="32"/>
                                          <w:szCs w:val="32"/>
                                        </w:rPr>
                                        <w:t>Johnnie Harris</w:t>
                                      </w:r>
                                    </w:p>
                                  </w:sdtContent>
                                </w:sdt>
                                <w:p w:rsidR="00673938" w:rsidRDefault="00673938">
                                  <w:pPr>
                                    <w:rPr>
                                      <w:b/>
                                      <w:bCs/>
                                      <w:color w:val="808080" w:themeColor="text1" w:themeTint="7F"/>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6B855949" id="Group 19" o:spid="_x0000_s1026" style="position:absolute;left:0;text-align:left;margin-left:0;margin-top:0;width:611.95pt;height:670.25pt;z-index:251660288;mso-width-percent:1000;mso-position-horizontal:center;mso-position-horizontal-relative:page;mso-position-vertical:center;mso-position-vertical-relative:margin;mso-width-percent:1000;mso-height-relative:margin" coordorigin=",1440" coordsize="12239,13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" o:allowincell="f">
                    <v:group id="Group 20" o:spid="_x0000_s1027" style="position:absolute;top:9661;width:12239;height:4797" coordorigin="-6,3399" coordsize="12197,43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21"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22"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5K9cMA&#10;AADaAAAADwAAAGRycy9kb3ducmV2LnhtbESPT2vCQBTE74LfYXlCb7qxFKnRVYLQ1t5M/APeHtln&#10;Es2+Ddk1pt++Wyh4HGbmN8xy3ZtadNS6yrKC6SQCQZxbXXGh4LD/GL+DcB5ZY22ZFPyQg/VqOFhi&#10;rO2DU+oyX4gAYRejgtL7JpbS5SUZdBPbEAfvYluDPsi2kLrFR4CbWr5G0UwarDgslNjQpqT8lt2N&#10;gjTqj7vZ55e+nnLXzZPdOUuTb6VeRn2yAOGp98/wf3urFbzB35VwA+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5K9cMAAADaAAAADwAAAAAAAAAAAAAAAACYAgAAZHJzL2Rv&#10;d25yZXYueG1sUEsFBgAAAAAEAAQA9QAAAIgDAAAAAA==&#10;" path="m,l17,2863,7132,2578r,-2378l,xe" fillcolor="#a7bfde [1620]" stroked="f">
                          <v:fill opacity="32896f"/>
                          <v:path arrowok="t" o:connecttype="custom" o:connectlocs="0,0;17,2863;7132,2578;7132,200;0,0" o:connectangles="0,0,0,0,0"/>
                        </v:shape>
                        <v:shape id="Freeform 23"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IfIcQA&#10;AADaAAAADwAAAGRycy9kb3ducmV2LnhtbESPT2vCQBTE74V+h+UVvNVNFYuk2YQiCqEnq0Lp7ZF9&#10;+VOzb0N2TVI/fVcQehxm5jdMkk2mFQP1rrGs4GUegSAurG64UnA67p7XIJxH1thaJgW/5CBLHx8S&#10;jLUd+ZOGg69EgLCLUUHtfRdL6YqaDLq57YiDV9reoA+yr6TucQxw08pFFL1Kgw2HhRo72tRUnA8X&#10;o+Dne4k8uc3Hcnvdj3hZnfLy66zU7Gl6fwPhafL/4Xs71wpWcLsSb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CHyHEAAAA2gAAAA8AAAAAAAAAAAAAAAAAmAIAAGRycy9k&#10;b3ducmV2LnhtbFBLBQYAAAAABAAEAPUAAACJAwAAAAA=&#10;" path="m,569l,2930r3466,620l3466,,,569xe" fillcolor="#d3dfee [820]" stroked="f">
                          <v:fill opacity="32896f"/>
                          <v:path arrowok="t" o:connecttype="custom" o:connectlocs="0,569;0,2930;3466,3550;3466,0;0,569" o:connectangles="0,0,0,0,0"/>
                        </v:shape>
                        <v:shape id="Freeform 24"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CecEA&#10;AADaAAAADwAAAGRycy9kb3ducmV2LnhtbESPT4vCMBTE78J+h/AEb5r6l6VrFBEW9moV9/ps3rbB&#10;5qXbxFr99EYQPA4z8xtmue5sJVpqvHGsYDxKQBDnThsuFBz238NPED4ga6wck4IbeVivPnpLTLW7&#10;8o7aLBQiQtinqKAMoU6l9HlJFv3I1cTR+3ONxRBlU0jd4DXCbSUnSbKQFg3HhRJr2paUn7OLVUCb&#10;6f1/nv2eTmNzPOb1YWJmrVVq0O82XyACdeEdfrV/tIIFPK/EG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pwnnBAAAA2gAAAA8AAAAAAAAAAAAAAAAAmAIAAGRycy9kb3du&#10;cmV2LnhtbFBLBQYAAAAABAAEAPUAAACGAwAAAAA=&#10;" path="m,l,3550,1591,2746r,-2009l,xe" fillcolor="#a7bfde [1620]" stroked="f">
                          <v:fill opacity="32896f"/>
                          <v:path arrowok="t" o:connecttype="custom" o:connectlocs="0,0;0,3550;1591,2746;1591,737;0,0" o:connectangles="0,0,0,0,0"/>
                        </v:shape>
                      </v:group>
                      <v:shape id="Freeform 25"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ZfysQA&#10;AADaAAAADwAAAGRycy9kb3ducmV2LnhtbESPzW7CMBCE75V4B2uRuBWHItEqxSAoAtojPxIct/E2&#10;SYnXwTYk7dPjSkg9jmbmG8142ppKXMn50rKCQT8BQZxZXXKuYL9bPr6A8AFZY2WZFPyQh+mk8zDG&#10;VNuGN3TdhlxECPsUFRQh1KmUPivIoO/bmjh6X9YZDFG6XGqHTYSbSj4lyUgaLDkuFFjTW0HZaXsx&#10;Cj4Wn2se/g5W8+9zPl+4xh6G1VGpXredvYII1Ib/8L39rhU8w9+VeAPk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mX8rEAAAA2gAAAA8AAAAAAAAAAAAAAAAAmAIAAGRycy9k&#10;b3ducmV2LnhtbFBLBQYAAAAABAAEAPUAAACJAwAAAAA=&#10;" path="m1,251l,2662r4120,251l4120,,1,251xe" fillcolor="#d8d8d8 [2732]" stroked="f">
                        <v:path arrowok="t" o:connecttype="custom" o:connectlocs="1,251;0,2662;4120,2913;4120,0;1,251" o:connectangles="0,0,0,0,0"/>
                      </v:shape>
                      <v:shape id="Freeform 26" o:spid="_x0000_s1033" style="position:absolute;left:4086;top:3468;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Jjt8AA&#10;AADaAAAADwAAAGRycy9kb3ducmV2LnhtbERPz2vCMBS+D/Y/hCd4kZmuhzE7o0hZYbLTWsHro3m2&#10;wealNLGt/705CDt+fL+3+9l2YqTBG8cK3tcJCOLaacONglNVvH2C8AFZY+eYFNzJw373+rLFTLuJ&#10;/2gsQyNiCPsMFbQh9JmUvm7Jol+7njhyFzdYDBEOjdQDTjHcdjJNkg9p0XBsaLGnvKX6Wt6sgtmE&#10;rjxu0sK48+q7Oher/Pd+U2q5mA9fIALN4V/8dP9oBXFrvBJvgNw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qJjt8AAAADaAAAADwAAAAAAAAAAAAAAAACYAgAAZHJzL2Rvd25y&#10;ZXYueG1sUEsFBgAAAAAEAAQA9QAAAIUDAAAAAA==&#10;" path="m,l,4236,3985,3349r,-2428l,xe" fillcolor="#bfbfbf [2412]" stroked="f">
                        <v:path arrowok="t" o:connecttype="custom" o:connectlocs="0,0;0,4236;3985,3349;3985,921;0,0" o:connectangles="0,0,0,0,0"/>
                      </v:shape>
                      <v:shape id="Freeform 27"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o+PMIA&#10;AADaAAAADwAAAGRycy9kb3ducmV2LnhtbESPQYvCMBSE78L+h/AWvGm6CuJ2m4qI4p4EXcHro3m2&#10;pc1LbaLW/vqNIHgcZuYbJll0phY3al1pWcHXOAJBnFldcq7g+LcZzUE4j6yxtkwKHuRgkX4MEoy1&#10;vfOebgefiwBhF6OCwvsmltJlBRl0Y9sQB+9sW4M+yDaXusV7gJtaTqJoJg2WHBYKbGhVUFYdrkZB&#10;f7K7s2z6fnrqN9X6cqmW++1RqeFnt/wB4anz7/Cr/asVfMPzSrgB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Wj48wgAAANoAAAAPAAAAAAAAAAAAAAAAAJgCAABkcnMvZG93&#10;bnJldi54bWxQSwUGAAAAAAQABAD1AAAAhwMAAAAA&#10;" path="m4086,r-2,4253l,3198,,1072,4086,xe" fillcolor="#d8d8d8 [2732]" stroked="f">
                        <v:path arrowok="t" o:connecttype="custom" o:connectlocs="4086,0;4084,4253;0,3198;0,1072;4086,0" o:connectangles="0,0,0,0,0"/>
                      </v:shape>
                      <v:shape id="Freeform 28"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6AMQA&#10;AADbAAAADwAAAGRycy9kb3ducmV2LnhtbESPQWvDMAyF74P9B6NBL2V12rGxZnVLWygMeloa2FXE&#10;ahIWy8F20vTfT4fBbhLv6b1Pm93kOjVSiK1nA8tFBoq48rbl2kB5OT2/g4oJ2WLnmQzcKcJu+/iw&#10;wdz6G3/RWKRaSQjHHA00KfW51rFqyGFc+J5YtKsPDpOsodY24E3CXadXWfamHbYsDQ32dGyo+ikG&#10;Z6BY4zS8ZvuxOFA5zL/n59X5JRgze5r2H6ASTenf/Hf9aQVf6OUXGUB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pugDEAAAA2wAAAA8AAAAAAAAAAAAAAAAAmAIAAGRycy9k&#10;b3ducmV2LnhtbFBLBQYAAAAABAAEAPUAAACJAwAAAAA=&#10;" path="m,921l2060,r16,3851l,2981,,921xe" fillcolor="#d3dfee [820]" stroked="f">
                        <v:fill opacity="46003f"/>
                        <v:path arrowok="t" o:connecttype="custom" o:connectlocs="0,921;2060,0;2076,3851;0,2981;0,921" o:connectangles="0,0,0,0,0"/>
                      </v:shape>
                      <v:shape id="Freeform 29"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X5sMA&#10;AADbAAAADwAAAGRycy9kb3ducmV2LnhtbERPTWvCQBC9F/wPyxS81U2CpDZ1DVJQPIlNLfQ4ZMck&#10;NDubZtcY/fVuodDbPN7nLPPRtGKg3jWWFcSzCARxaXXDlYLjx+ZpAcJ5ZI2tZVJwJQf5avKwxEzb&#10;C7/TUPhKhBB2GSqove8yKV1Zk0E3sx1x4E62N+gD7Cupe7yEcNPKJIpSabDh0FBjR281ld/F2SgY&#10;2v1xTOPk5bD9+bqdaPH5POeNUtPHcf0KwtPo/8V/7p0O82P4/SUc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u5X5sMAAADbAAAADwAAAAAAAAAAAAAAAACYAgAAZHJzL2Rv&#10;d25yZXYueG1sUEsFBgAAAAAEAAQA9QAAAIgDAAAAAA==&#10;" path="m,l17,3835,6011,2629r,-1390l,xe" fillcolor="#a7bfde [1620]" stroked="f">
                        <v:fill opacity="46003f"/>
                        <v:path arrowok="t" o:connecttype="custom" o:connectlocs="0,0;17,3835;6011,2629;6011,1239;0,0" o:connectangles="0,0,0,0,0"/>
                      </v:shape>
                      <v:shape id="Freeform 30"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9WGL8A&#10;AADbAAAADwAAAGRycy9kb3ducmV2LnhtbERPzYrCMBC+C75DGMGLbNNVWWo1yrKw4MGLPw8wNGNS&#10;bCalydbu2xtB8DYf3+9sdoNrRE9dqD0r+MxyEMSV1zUbBZfz70cBIkRkjY1nUvBPAXbb8WiDpfZ3&#10;PlJ/ikakEA4lKrAxtqWUobLkMGS+JU7c1XcOY4KdkbrDewp3jZzn+Zd0WHNqsNjSj6XqdvpzCgqU&#10;swVfh/5WHNEdFitj26VRajoZvtcgIg3xLX659zrNn8Pzl3SA3D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1YYvwAAANsAAAAPAAAAAAAAAAAAAAAAAJgCAABkcnMvZG93bnJl&#10;di54bWxQSwUGAAAAAAQABAD1AAAAhAMAAAAA&#10;" path="m,1038l,2411,4102,3432,4102,,,1038xe" fillcolor="#d3dfee [820]" stroked="f">
                        <v:fill opacity="46003f"/>
                        <v:path arrowok="t" o:connecttype="custom" o:connectlocs="0,1038;0,2411;4102,3432;4102,0;0,1038" o:connectangles="0,0,0,0,0"/>
                      </v:shape>
                    </v:group>
                    <v:rect id="Rectangle 31" o:spid="_x0000_s1038" style="position:absolute;left:1800;top:1440;width:8638;height: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n/sIA&#10;AADbAAAADwAAAGRycy9kb3ducmV2LnhtbERPzWrCQBC+C77DMoIX0Y1WrKauItpC9NboA4zZMUnN&#10;zobsqunbdwuCt/n4fme5bk0l7tS40rKC8SgCQZxZXXKu4HT8Gs5BOI+ssbJMCn7JwXrV7Swx1vbB&#10;33RPfS5CCLsYFRTe17GULivIoBvZmjhwF9sY9AE2udQNPkK4qeQkimbSYMmhocCatgVl1/RmFOwP&#10;08Npm8if66LcDZL3NJLn2adS/V67+QDhqfUv8dOd6DD/Df5/C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Wqf+wgAAANsAAAAPAAAAAAAAAAAAAAAAAJgCAABkcnMvZG93&#10;bnJldi54bWxQSwUGAAAAAAQABAD1AAAAhwMAAAAA&#10;" filled="f" stroked="f">
                      <v:textbox style="mso-fit-shape-to-text:t">
                        <w:txbxContent>
                          <w:p w:rsidR="00673938" w:rsidRDefault="00673938">
                            <w:pPr>
                              <w:spacing w:after="0"/>
                              <w:rPr>
                                <w:b/>
                                <w:bCs/>
                                <w:color w:val="808080" w:themeColor="text1" w:themeTint="7F"/>
                                <w:sz w:val="32"/>
                                <w:szCs w:val="32"/>
                              </w:rPr>
                            </w:pPr>
                          </w:p>
                        </w:txbxContent>
                      </v:textbox>
                    </v:rect>
                    <v:rect id="Rectangle 32" o:spid="_x0000_s1039" style="position:absolute;left:6494;top:11160;width:4998;height: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M/isMA&#10;AADbAAAADwAAAGRycy9kb3ducmV2LnhtbERPzWrCQBC+C77DMoVepG5aQmyjq4i1kObW6ANMs2OS&#10;mp0N2dWkb+8Khd7m4/ud1WY0rbhS7xrLCp7nEQji0uqGKwXHw8fTKwjnkTW2lknBLznYrKeTFaba&#10;DvxF18JXIoSwS1FB7X2XSunKmgy6ue2IA3eyvUEfYF9J3eMQwk0rX6IokQYbDg01drSrqTwXF6Pg&#10;M4/z4y6TP+e35n2WLYpIfid7pR4fxu0ShKfR/4v/3JkO82O4/xIO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7M/isMAAADbAAAADwAAAAAAAAAAAAAAAACYAgAAZHJzL2Rv&#10;d25yZXYueG1sUEsFBgAAAAAEAAQA9QAAAIgDAAAAAA==&#10;" filled="f" stroked="f">
                      <v:textbox style="mso-fit-shape-to-text:t">
                        <w:txbxContent>
                          <w:p w:rsidR="00673938" w:rsidRPr="00590E95" w:rsidRDefault="00673938">
                            <w:pPr>
                              <w:jc w:val="right"/>
                              <w:rPr>
                                <w:sz w:val="56"/>
                                <w:szCs w:val="96"/>
                              </w:rPr>
                            </w:pPr>
                            <w:del w:id="10" w:author="Johnnie Harris" w:date="2014-11-24T15:35:00Z">
                              <w:r w:rsidDel="00EE48F7">
                                <w:rPr>
                                  <w:sz w:val="56"/>
                                  <w:szCs w:val="96"/>
                                </w:rPr>
                                <w:fldChar w:fldCharType="begin"/>
                              </w:r>
                              <w:r w:rsidDel="00EE48F7">
                                <w:rPr>
                                  <w:sz w:val="56"/>
                                  <w:szCs w:val="96"/>
                                </w:rPr>
                                <w:delInstrText xml:space="preserve"> CREATEDATE  \@ "d MMMM yyyy"  \* MERGEFORMAT </w:delInstrText>
                              </w:r>
                              <w:r w:rsidDel="00EE48F7">
                                <w:rPr>
                                  <w:sz w:val="56"/>
                                  <w:szCs w:val="96"/>
                                </w:rPr>
                                <w:fldChar w:fldCharType="separate"/>
                              </w:r>
                              <w:r w:rsidDel="00EE48F7">
                                <w:rPr>
                                  <w:noProof/>
                                  <w:sz w:val="56"/>
                                  <w:szCs w:val="96"/>
                                </w:rPr>
                                <w:delText>10 January 2013</w:delText>
                              </w:r>
                              <w:r w:rsidDel="00EE48F7">
                                <w:rPr>
                                  <w:sz w:val="56"/>
                                  <w:szCs w:val="96"/>
                                </w:rPr>
                                <w:fldChar w:fldCharType="end"/>
                              </w:r>
                            </w:del>
                            <w:ins w:id="11" w:author="Johnnie Harris" w:date="2014-11-24T15:35:00Z">
                              <w:r w:rsidR="00EE48F7">
                                <w:rPr>
                                  <w:sz w:val="56"/>
                                  <w:szCs w:val="96"/>
                                </w:rPr>
                                <w:t>28 November 2014</w:t>
                              </w:r>
                            </w:ins>
                          </w:p>
                        </w:txbxContent>
                      </v:textbox>
                    </v:rect>
                    <v:rect id="Rectangle 33" o:spid="_x0000_s1040"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Ao0cAA&#10;AADbAAAADwAAAGRycy9kb3ducmV2LnhtbERP24rCMBB9F/yHMIJvmqoo0jWKKKKCK+j6AbPNbFts&#10;JiWJWv/eCAu+zeFcZ7ZoTCXu5HxpWcGgn4AgzqwuOVdw+dn0piB8QNZYWSYFT/KwmLdbM0y1ffCJ&#10;7ueQixjCPkUFRQh1KqXPCjLo+7YmjtyfdQZDhC6X2uEjhptKDpNkIg2WHBsKrGlVUHY934yC0eF4&#10;dN/r62aSrC97tq5ZbX9PSnU7zfILRKAmfMT/7p2O88fw/iUeIO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7Ao0cAAAADbAAAADwAAAAAAAAAAAAAAAACYAgAAZHJzL2Rvd25y&#10;ZXYueG1sUEsFBgAAAAAEAAQA9QAAAIUDAAAAAA==&#10;" filled="f" stroked="f">
                      <v:textbox>
                        <w:txbxContent>
                          <w:sdt>
                            <w:sdtPr>
                              <w:rPr>
                                <w:b/>
                                <w:bCs/>
                                <w:color w:val="1F497D" w:themeColor="text2"/>
                                <w:sz w:val="44"/>
                                <w:szCs w:val="72"/>
                              </w:rPr>
                              <w:alias w:val="Title"/>
                              <w:id w:val="236215499"/>
                              <w:dataBinding w:prefixMappings="xmlns:ns0='http://schemas.openxmlformats.org/package/2006/metadata/core-properties' xmlns:ns1='http://purl.org/dc/elements/1.1/'" w:xpath="/ns0:coreProperties[1]/ns1:title[1]" w:storeItemID="{6C3C8BC8-F283-45AE-878A-BAB7291924A1}"/>
                              <w:text/>
                            </w:sdtPr>
                            <w:sdtContent>
                              <w:p w:rsidR="00673938" w:rsidRDefault="00EE48F7">
                                <w:pPr>
                                  <w:spacing w:after="0"/>
                                  <w:rPr>
                                    <w:b/>
                                    <w:bCs/>
                                    <w:color w:val="1F497D" w:themeColor="text2"/>
                                    <w:sz w:val="72"/>
                                    <w:szCs w:val="72"/>
                                  </w:rPr>
                                </w:pPr>
                                <w:del w:id="12" w:author="Johnnie Harris" w:date="2014-11-24T15:35:00Z">
                                  <w:r w:rsidRPr="005E2C64" w:rsidDel="00EE48F7">
                                    <w:rPr>
                                      <w:b/>
                                      <w:bCs/>
                                      <w:color w:val="1F497D" w:themeColor="text2"/>
                                      <w:sz w:val="44"/>
                                      <w:szCs w:val="72"/>
                                    </w:rPr>
                                    <w:delText>Enterprise Architecture Executive Summary</w:delText>
                                  </w:r>
                                </w:del>
                                <w:ins w:id="13" w:author="Johnnie Harris" w:date="2014-11-24T15:35:00Z">
                                  <w:r w:rsidRPr="005E2C64">
                                    <w:rPr>
                                      <w:b/>
                                      <w:bCs/>
                                      <w:color w:val="1F497D" w:themeColor="text2"/>
                                      <w:sz w:val="44"/>
                                      <w:szCs w:val="72"/>
                                    </w:rPr>
                                    <w:t xml:space="preserve">Enterprise Architecture </w:t>
                                  </w:r>
                                  <w:r>
                                    <w:rPr>
                                      <w:b/>
                                      <w:bCs/>
                                      <w:color w:val="1F497D" w:themeColor="text2"/>
                                      <w:sz w:val="44"/>
                                      <w:szCs w:val="72"/>
                                    </w:rPr>
                                    <w:t>White Paper</w:t>
                                  </w:r>
                                </w:ins>
                              </w:p>
                            </w:sdtContent>
                          </w:sdt>
                          <w:sdt>
                            <w:sdtPr>
                              <w:rPr>
                                <w:b/>
                                <w:bCs/>
                                <w:color w:val="4F81BD" w:themeColor="accent1"/>
                                <w:sz w:val="32"/>
                                <w:szCs w:val="40"/>
                              </w:rPr>
                              <w:alias w:val="Subtitle"/>
                              <w:id w:val="45869954"/>
                              <w:dataBinding w:prefixMappings="xmlns:ns0='http://schemas.openxmlformats.org/package/2006/metadata/core-properties' xmlns:ns1='http://purl.org/dc/elements/1.1/'" w:xpath="/ns0:coreProperties[1]/ns1:subject[1]" w:storeItemID="{6C3C8BC8-F283-45AE-878A-BAB7291924A1}"/>
                              <w:text/>
                            </w:sdtPr>
                            <w:sdtContent>
                              <w:p w:rsidR="00673938" w:rsidRDefault="00EE48F7">
                                <w:pPr>
                                  <w:rPr>
                                    <w:b/>
                                    <w:bCs/>
                                    <w:color w:val="4F81BD" w:themeColor="accent1"/>
                                    <w:sz w:val="32"/>
                                    <w:szCs w:val="40"/>
                                  </w:rPr>
                                </w:pPr>
                                <w:ins w:id="14" w:author="Johnnie Harris" w:date="2014-11-24T15:37:00Z">
                                  <w:r>
                                    <w:rPr>
                                      <w:b/>
                                      <w:bCs/>
                                      <w:color w:val="4F81BD" w:themeColor="accent1"/>
                                      <w:sz w:val="32"/>
                                      <w:szCs w:val="40"/>
                                    </w:rPr>
                                    <w:t xml:space="preserve">The Role </w:t>
                                  </w:r>
                                </w:ins>
                                <w:r w:rsidR="00295CD7">
                                  <w:rPr>
                                    <w:b/>
                                    <w:bCs/>
                                    <w:color w:val="4F81BD" w:themeColor="accent1"/>
                                    <w:sz w:val="32"/>
                                    <w:szCs w:val="40"/>
                                  </w:rPr>
                                  <w:t>of</w:t>
                                </w:r>
                                <w:ins w:id="15" w:author="Johnnie Harris" w:date="2014-11-24T15:37:00Z">
                                  <w:r>
                                    <w:rPr>
                                      <w:b/>
                                      <w:bCs/>
                                      <w:color w:val="4F81BD" w:themeColor="accent1"/>
                                      <w:sz w:val="32"/>
                                      <w:szCs w:val="40"/>
                                    </w:rPr>
                                    <w:t xml:space="preserve"> </w:t>
                                  </w:r>
                                </w:ins>
                                <w:del w:id="16" w:author="Johnnie Harris" w:date="2014-11-24T15:35:00Z">
                                  <w:r w:rsidDel="00EE48F7">
                                    <w:rPr>
                                      <w:b/>
                                      <w:bCs/>
                                      <w:color w:val="4F81BD" w:themeColor="accent1"/>
                                      <w:sz w:val="32"/>
                                      <w:szCs w:val="40"/>
                                    </w:rPr>
                                    <w:delText>Subversion as the SCCM for PTC Integrity ALM</w:delText>
                                  </w:r>
                                </w:del>
                                <w:ins w:id="17" w:author="Johnnie Harris" w:date="2014-11-24T15:35:00Z">
                                  <w:r>
                                    <w:rPr>
                                      <w:b/>
                                      <w:bCs/>
                                      <w:color w:val="4F81BD" w:themeColor="accent1"/>
                                      <w:sz w:val="32"/>
                                      <w:szCs w:val="40"/>
                                    </w:rPr>
                                    <w:t>NoSQL</w:t>
                                  </w:r>
                                </w:ins>
                                <w:ins w:id="18" w:author="Johnnie Harris" w:date="2014-11-24T15:37:00Z">
                                  <w:r>
                                    <w:rPr>
                                      <w:b/>
                                      <w:bCs/>
                                      <w:color w:val="4F81BD" w:themeColor="accent1"/>
                                      <w:sz w:val="32"/>
                                      <w:szCs w:val="40"/>
                                    </w:rPr>
                                    <w:t xml:space="preserve"> </w:t>
                                  </w:r>
                                </w:ins>
                                <w:r w:rsidR="00295CD7">
                                  <w:rPr>
                                    <w:b/>
                                    <w:bCs/>
                                    <w:color w:val="4F81BD" w:themeColor="accent1"/>
                                    <w:sz w:val="32"/>
                                    <w:szCs w:val="40"/>
                                  </w:rPr>
                                  <w:t>at</w:t>
                                </w:r>
                                <w:ins w:id="19" w:author="Johnnie Harris" w:date="2014-11-24T15:37:00Z">
                                  <w:r>
                                    <w:rPr>
                                      <w:b/>
                                      <w:bCs/>
                                      <w:color w:val="4F81BD" w:themeColor="accent1"/>
                                      <w:sz w:val="32"/>
                                      <w:szCs w:val="40"/>
                                    </w:rPr>
                                    <w:t xml:space="preserve"> Intermountain Healthcare</w:t>
                                  </w:r>
                                </w:ins>
                              </w:p>
                            </w:sdtContent>
                          </w:sdt>
                          <w:p w:rsidR="00673938" w:rsidRDefault="00673938">
                            <w:pPr>
                              <w:rPr>
                                <w:b/>
                                <w:bCs/>
                                <w:color w:val="4F81BD" w:themeColor="accent1"/>
                                <w:sz w:val="40"/>
                                <w:szCs w:val="40"/>
                              </w:rPr>
                            </w:pPr>
                          </w:p>
                          <w:sdt>
                            <w:sdtPr>
                              <w:rPr>
                                <w:b/>
                                <w:bCs/>
                                <w:color w:val="808080" w:themeColor="text1" w:themeTint="7F"/>
                                <w:sz w:val="32"/>
                                <w:szCs w:val="32"/>
                              </w:rPr>
                              <w:alias w:val="Author"/>
                              <w:id w:val="236215500"/>
                              <w:dataBinding w:prefixMappings="xmlns:ns0='http://schemas.openxmlformats.org/package/2006/metadata/core-properties' xmlns:ns1='http://purl.org/dc/elements/1.1/'" w:xpath="/ns0:coreProperties[1]/ns1:creator[1]" w:storeItemID="{6C3C8BC8-F283-45AE-878A-BAB7291924A1}"/>
                              <w:text/>
                            </w:sdtPr>
                            <w:sdtEndPr/>
                            <w:sdtContent>
                              <w:p w:rsidR="00673938" w:rsidRDefault="00673938">
                                <w:pPr>
                                  <w:rPr>
                                    <w:b/>
                                    <w:bCs/>
                                    <w:color w:val="808080" w:themeColor="text1" w:themeTint="7F"/>
                                    <w:sz w:val="32"/>
                                    <w:szCs w:val="32"/>
                                  </w:rPr>
                                </w:pPr>
                                <w:r>
                                  <w:rPr>
                                    <w:b/>
                                    <w:bCs/>
                                    <w:color w:val="808080" w:themeColor="text1" w:themeTint="7F"/>
                                    <w:sz w:val="32"/>
                                    <w:szCs w:val="32"/>
                                  </w:rPr>
                                  <w:t>Johnnie Harris</w:t>
                                </w:r>
                              </w:p>
                            </w:sdtContent>
                          </w:sdt>
                          <w:p w:rsidR="00673938" w:rsidRDefault="00673938">
                            <w:pPr>
                              <w:rPr>
                                <w:b/>
                                <w:bCs/>
                                <w:color w:val="808080" w:themeColor="text1" w:themeTint="7F"/>
                                <w:sz w:val="32"/>
                                <w:szCs w:val="32"/>
                              </w:rPr>
                            </w:pPr>
                          </w:p>
                        </w:txbxContent>
                      </v:textbox>
                    </v:rect>
                    <w10:wrap anchorx="page" anchory="margin"/>
                  </v:group>
                </w:pict>
              </mc:Fallback>
            </mc:AlternateContent>
          </w:r>
          <w:r w:rsidR="003A4398">
            <w:object w:dxaOrig="6697" w:dyaOrig="4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5pt;height:181.5pt" o:ole="">
                <v:imagedata r:id="rId12" o:title=""/>
              </v:shape>
              <o:OLEObject Type="Embed" ProgID="Visio.Drawing.11" ShapeID="_x0000_i1025" DrawAspect="Content" ObjectID="_1478349700" r:id="rId13"/>
            </w:object>
          </w:r>
        </w:p>
        <w:p w:rsidR="00647434" w:rsidRDefault="00647434"/>
        <w:p w:rsidR="00647434" w:rsidRDefault="00647434">
          <w:pPr>
            <w:spacing w:before="0" w:after="0"/>
          </w:pPr>
          <w:r>
            <w:br w:type="page"/>
          </w:r>
        </w:p>
      </w:sdtContent>
    </w:sdt>
    <w:p w:rsidR="00ED52C7" w:rsidRDefault="00ED52C7" w:rsidP="00647434">
      <w:pPr>
        <w:rPr>
          <w:sz w:val="24"/>
          <w:szCs w:val="24"/>
          <w:lang w:val="en-GB"/>
        </w:rPr>
      </w:pPr>
    </w:p>
    <w:p w:rsidR="00673938" w:rsidRDefault="00673938">
      <w:pPr>
        <w:spacing w:before="0" w:after="0"/>
        <w:rPr>
          <w:sz w:val="24"/>
          <w:szCs w:val="24"/>
          <w:lang w:val="en-GB"/>
        </w:rPr>
      </w:pPr>
    </w:p>
    <w:p w:rsidR="00673938" w:rsidRDefault="00673938">
      <w:pPr>
        <w:spacing w:before="0" w:after="0"/>
        <w:rPr>
          <w:sz w:val="24"/>
          <w:szCs w:val="24"/>
          <w:lang w:val="en-GB"/>
        </w:rPr>
      </w:pPr>
    </w:p>
    <w:p w:rsidR="00673938" w:rsidRDefault="00673938">
      <w:pPr>
        <w:spacing w:before="0" w:after="0"/>
        <w:rPr>
          <w:sz w:val="24"/>
          <w:szCs w:val="24"/>
          <w:lang w:val="en-GB"/>
        </w:rPr>
      </w:pPr>
    </w:p>
    <w:sdt>
      <w:sdtPr>
        <w:rPr>
          <w:rFonts w:asciiTheme="minorHAnsi" w:eastAsia="Calibri" w:hAnsiTheme="minorHAnsi" w:cs="Times New Roman"/>
          <w:b w:val="0"/>
          <w:bCs w:val="0"/>
          <w:color w:val="auto"/>
          <w:sz w:val="20"/>
          <w:szCs w:val="22"/>
          <w:lang w:eastAsia="en-US"/>
        </w:rPr>
        <w:id w:val="-1509673316"/>
        <w:docPartObj>
          <w:docPartGallery w:val="Table of Contents"/>
          <w:docPartUnique/>
        </w:docPartObj>
      </w:sdtPr>
      <w:sdtEndPr>
        <w:rPr>
          <w:noProof/>
        </w:rPr>
      </w:sdtEndPr>
      <w:sdtContent>
        <w:p w:rsidR="00673938" w:rsidRDefault="00673938">
          <w:pPr>
            <w:pStyle w:val="TOCHeading"/>
          </w:pPr>
          <w:r>
            <w:t>Contents</w:t>
          </w:r>
        </w:p>
        <w:p w:rsidR="00C02043" w:rsidRDefault="00673938">
          <w:pPr>
            <w:pStyle w:val="TOC2"/>
            <w:tabs>
              <w:tab w:val="right" w:leader="dot" w:pos="10070"/>
            </w:tabs>
            <w:rPr>
              <w:rFonts w:eastAsiaTheme="minorEastAsia" w:cstheme="minorBidi"/>
              <w:noProof/>
              <w:sz w:val="22"/>
            </w:rPr>
          </w:pPr>
          <w:r>
            <w:fldChar w:fldCharType="begin"/>
          </w:r>
          <w:r>
            <w:instrText xml:space="preserve"> TOC \o "1-3" \h \z \u </w:instrText>
          </w:r>
          <w:r>
            <w:fldChar w:fldCharType="separate"/>
          </w:r>
          <w:hyperlink w:anchor="_Toc404607771" w:history="1">
            <w:r w:rsidR="00C02043" w:rsidRPr="006D3603">
              <w:rPr>
                <w:rStyle w:val="Hyperlink"/>
                <w:noProof/>
                <w:lang w:val="en-GB"/>
              </w:rPr>
              <w:t>Introduction</w:t>
            </w:r>
            <w:r w:rsidR="00C02043">
              <w:rPr>
                <w:noProof/>
                <w:webHidden/>
              </w:rPr>
              <w:tab/>
            </w:r>
            <w:r w:rsidR="00C02043">
              <w:rPr>
                <w:noProof/>
                <w:webHidden/>
              </w:rPr>
              <w:fldChar w:fldCharType="begin"/>
            </w:r>
            <w:r w:rsidR="00C02043">
              <w:rPr>
                <w:noProof/>
                <w:webHidden/>
              </w:rPr>
              <w:instrText xml:space="preserve"> PAGEREF _Toc404607771 \h </w:instrText>
            </w:r>
            <w:r w:rsidR="00C02043">
              <w:rPr>
                <w:noProof/>
                <w:webHidden/>
              </w:rPr>
            </w:r>
            <w:r w:rsidR="00C02043">
              <w:rPr>
                <w:noProof/>
                <w:webHidden/>
              </w:rPr>
              <w:fldChar w:fldCharType="separate"/>
            </w:r>
            <w:r w:rsidR="00C02043">
              <w:rPr>
                <w:noProof/>
                <w:webHidden/>
              </w:rPr>
              <w:t>3</w:t>
            </w:r>
            <w:r w:rsidR="00C02043">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2" w:history="1">
            <w:r w:rsidRPr="006D3603">
              <w:rPr>
                <w:rStyle w:val="Hyperlink"/>
                <w:noProof/>
                <w:lang w:val="en-GB"/>
              </w:rPr>
              <w:t>NoSQL Defined</w:t>
            </w:r>
            <w:r>
              <w:rPr>
                <w:noProof/>
                <w:webHidden/>
              </w:rPr>
              <w:tab/>
            </w:r>
            <w:r>
              <w:rPr>
                <w:noProof/>
                <w:webHidden/>
              </w:rPr>
              <w:fldChar w:fldCharType="begin"/>
            </w:r>
            <w:r>
              <w:rPr>
                <w:noProof/>
                <w:webHidden/>
              </w:rPr>
              <w:instrText xml:space="preserve"> PAGEREF _Toc404607772 \h </w:instrText>
            </w:r>
            <w:r>
              <w:rPr>
                <w:noProof/>
                <w:webHidden/>
              </w:rPr>
            </w:r>
            <w:r>
              <w:rPr>
                <w:noProof/>
                <w:webHidden/>
              </w:rPr>
              <w:fldChar w:fldCharType="separate"/>
            </w:r>
            <w:r>
              <w:rPr>
                <w:noProof/>
                <w:webHidden/>
              </w:rPr>
              <w:t>3</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3" w:history="1">
            <w:r w:rsidRPr="006D3603">
              <w:rPr>
                <w:rStyle w:val="Hyperlink"/>
                <w:noProof/>
                <w:lang w:val="en-GB"/>
              </w:rPr>
              <w:t>Comparison to RDBMS</w:t>
            </w:r>
            <w:r>
              <w:rPr>
                <w:noProof/>
                <w:webHidden/>
              </w:rPr>
              <w:tab/>
            </w:r>
            <w:r>
              <w:rPr>
                <w:noProof/>
                <w:webHidden/>
              </w:rPr>
              <w:fldChar w:fldCharType="begin"/>
            </w:r>
            <w:r>
              <w:rPr>
                <w:noProof/>
                <w:webHidden/>
              </w:rPr>
              <w:instrText xml:space="preserve"> PAGEREF _Toc404607773 \h </w:instrText>
            </w:r>
            <w:r>
              <w:rPr>
                <w:noProof/>
                <w:webHidden/>
              </w:rPr>
            </w:r>
            <w:r>
              <w:rPr>
                <w:noProof/>
                <w:webHidden/>
              </w:rPr>
              <w:fldChar w:fldCharType="separate"/>
            </w:r>
            <w:r>
              <w:rPr>
                <w:noProof/>
                <w:webHidden/>
              </w:rPr>
              <w:t>3</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4" w:history="1">
            <w:r w:rsidRPr="006D3603">
              <w:rPr>
                <w:rStyle w:val="Hyperlink"/>
                <w:noProof/>
                <w:lang w:val="en-GB"/>
              </w:rPr>
              <w:t>Risk and Benefit analysis</w:t>
            </w:r>
            <w:r>
              <w:rPr>
                <w:noProof/>
                <w:webHidden/>
              </w:rPr>
              <w:tab/>
            </w:r>
            <w:r>
              <w:rPr>
                <w:noProof/>
                <w:webHidden/>
              </w:rPr>
              <w:fldChar w:fldCharType="begin"/>
            </w:r>
            <w:r>
              <w:rPr>
                <w:noProof/>
                <w:webHidden/>
              </w:rPr>
              <w:instrText xml:space="preserve"> PAGEREF _Toc404607774 \h </w:instrText>
            </w:r>
            <w:r>
              <w:rPr>
                <w:noProof/>
                <w:webHidden/>
              </w:rPr>
            </w:r>
            <w:r>
              <w:rPr>
                <w:noProof/>
                <w:webHidden/>
              </w:rPr>
              <w:fldChar w:fldCharType="separate"/>
            </w:r>
            <w:r>
              <w:rPr>
                <w:noProof/>
                <w:webHidden/>
              </w:rPr>
              <w:t>4</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5" w:history="1">
            <w:r w:rsidRPr="006D3603">
              <w:rPr>
                <w:rStyle w:val="Hyperlink"/>
                <w:noProof/>
                <w:lang w:val="en-GB"/>
              </w:rPr>
              <w:t>Which NoSQL solution fits best for Intermountain Healthcare</w:t>
            </w:r>
            <w:r>
              <w:rPr>
                <w:noProof/>
                <w:webHidden/>
              </w:rPr>
              <w:tab/>
            </w:r>
            <w:r>
              <w:rPr>
                <w:noProof/>
                <w:webHidden/>
              </w:rPr>
              <w:fldChar w:fldCharType="begin"/>
            </w:r>
            <w:r>
              <w:rPr>
                <w:noProof/>
                <w:webHidden/>
              </w:rPr>
              <w:instrText xml:space="preserve"> PAGEREF _Toc404607775 \h </w:instrText>
            </w:r>
            <w:r>
              <w:rPr>
                <w:noProof/>
                <w:webHidden/>
              </w:rPr>
            </w:r>
            <w:r>
              <w:rPr>
                <w:noProof/>
                <w:webHidden/>
              </w:rPr>
              <w:fldChar w:fldCharType="separate"/>
            </w:r>
            <w:r>
              <w:rPr>
                <w:noProof/>
                <w:webHidden/>
              </w:rPr>
              <w:t>4</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6" w:history="1">
            <w:r w:rsidRPr="006D3603">
              <w:rPr>
                <w:rStyle w:val="Hyperlink"/>
                <w:noProof/>
                <w:lang w:val="en-GB"/>
              </w:rPr>
              <w:t>Conclusion</w:t>
            </w:r>
            <w:r>
              <w:rPr>
                <w:noProof/>
                <w:webHidden/>
              </w:rPr>
              <w:tab/>
            </w:r>
            <w:r>
              <w:rPr>
                <w:noProof/>
                <w:webHidden/>
              </w:rPr>
              <w:fldChar w:fldCharType="begin"/>
            </w:r>
            <w:r>
              <w:rPr>
                <w:noProof/>
                <w:webHidden/>
              </w:rPr>
              <w:instrText xml:space="preserve"> PAGEREF _Toc404607776 \h </w:instrText>
            </w:r>
            <w:r>
              <w:rPr>
                <w:noProof/>
                <w:webHidden/>
              </w:rPr>
            </w:r>
            <w:r>
              <w:rPr>
                <w:noProof/>
                <w:webHidden/>
              </w:rPr>
              <w:fldChar w:fldCharType="separate"/>
            </w:r>
            <w:r>
              <w:rPr>
                <w:noProof/>
                <w:webHidden/>
              </w:rPr>
              <w:t>4</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7" w:history="1">
            <w:r w:rsidRPr="006D3603">
              <w:rPr>
                <w:rStyle w:val="Hyperlink"/>
                <w:noProof/>
                <w:lang w:val="en-GB"/>
              </w:rPr>
              <w:t>Appendix A</w:t>
            </w:r>
            <w:r>
              <w:rPr>
                <w:noProof/>
                <w:webHidden/>
              </w:rPr>
              <w:tab/>
            </w:r>
            <w:r>
              <w:rPr>
                <w:noProof/>
                <w:webHidden/>
              </w:rPr>
              <w:fldChar w:fldCharType="begin"/>
            </w:r>
            <w:r>
              <w:rPr>
                <w:noProof/>
                <w:webHidden/>
              </w:rPr>
              <w:instrText xml:space="preserve"> PAGEREF _Toc404607777 \h </w:instrText>
            </w:r>
            <w:r>
              <w:rPr>
                <w:noProof/>
                <w:webHidden/>
              </w:rPr>
            </w:r>
            <w:r>
              <w:rPr>
                <w:noProof/>
                <w:webHidden/>
              </w:rPr>
              <w:fldChar w:fldCharType="separate"/>
            </w:r>
            <w:r>
              <w:rPr>
                <w:noProof/>
                <w:webHidden/>
              </w:rPr>
              <w:t>5</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8" w:history="1">
            <w:r w:rsidRPr="006D3603">
              <w:rPr>
                <w:rStyle w:val="Hyperlink"/>
                <w:noProof/>
                <w:lang w:val="en-GB"/>
              </w:rPr>
              <w:t>Appendix B</w:t>
            </w:r>
            <w:r>
              <w:rPr>
                <w:noProof/>
                <w:webHidden/>
              </w:rPr>
              <w:tab/>
            </w:r>
            <w:r>
              <w:rPr>
                <w:noProof/>
                <w:webHidden/>
              </w:rPr>
              <w:fldChar w:fldCharType="begin"/>
            </w:r>
            <w:r>
              <w:rPr>
                <w:noProof/>
                <w:webHidden/>
              </w:rPr>
              <w:instrText xml:space="preserve"> PAGEREF _Toc404607778 \h </w:instrText>
            </w:r>
            <w:r>
              <w:rPr>
                <w:noProof/>
                <w:webHidden/>
              </w:rPr>
            </w:r>
            <w:r>
              <w:rPr>
                <w:noProof/>
                <w:webHidden/>
              </w:rPr>
              <w:fldChar w:fldCharType="separate"/>
            </w:r>
            <w:r>
              <w:rPr>
                <w:noProof/>
                <w:webHidden/>
              </w:rPr>
              <w:t>6</w:t>
            </w:r>
            <w:r>
              <w:rPr>
                <w:noProof/>
                <w:webHidden/>
              </w:rPr>
              <w:fldChar w:fldCharType="end"/>
            </w:r>
          </w:hyperlink>
        </w:p>
        <w:p w:rsidR="00C02043" w:rsidRDefault="00C02043">
          <w:pPr>
            <w:pStyle w:val="TOC2"/>
            <w:tabs>
              <w:tab w:val="right" w:leader="dot" w:pos="10070"/>
            </w:tabs>
            <w:rPr>
              <w:rFonts w:eastAsiaTheme="minorEastAsia" w:cstheme="minorBidi"/>
              <w:noProof/>
              <w:sz w:val="22"/>
            </w:rPr>
          </w:pPr>
          <w:hyperlink w:anchor="_Toc404607779" w:history="1">
            <w:r w:rsidRPr="006D3603">
              <w:rPr>
                <w:rStyle w:val="Hyperlink"/>
                <w:noProof/>
                <w:lang w:val="en-GB"/>
              </w:rPr>
              <w:t>Index</w:t>
            </w:r>
            <w:r>
              <w:rPr>
                <w:noProof/>
                <w:webHidden/>
              </w:rPr>
              <w:tab/>
            </w:r>
            <w:r>
              <w:rPr>
                <w:noProof/>
                <w:webHidden/>
              </w:rPr>
              <w:fldChar w:fldCharType="begin"/>
            </w:r>
            <w:r>
              <w:rPr>
                <w:noProof/>
                <w:webHidden/>
              </w:rPr>
              <w:instrText xml:space="preserve"> PAGEREF _Toc404607779 \h </w:instrText>
            </w:r>
            <w:r>
              <w:rPr>
                <w:noProof/>
                <w:webHidden/>
              </w:rPr>
            </w:r>
            <w:r>
              <w:rPr>
                <w:noProof/>
                <w:webHidden/>
              </w:rPr>
              <w:fldChar w:fldCharType="separate"/>
            </w:r>
            <w:r>
              <w:rPr>
                <w:noProof/>
                <w:webHidden/>
              </w:rPr>
              <w:t>7</w:t>
            </w:r>
            <w:r>
              <w:rPr>
                <w:noProof/>
                <w:webHidden/>
              </w:rPr>
              <w:fldChar w:fldCharType="end"/>
            </w:r>
          </w:hyperlink>
        </w:p>
        <w:p w:rsidR="00673938" w:rsidRDefault="00673938">
          <w:r>
            <w:rPr>
              <w:b/>
              <w:bCs/>
              <w:noProof/>
            </w:rPr>
            <w:fldChar w:fldCharType="end"/>
          </w:r>
        </w:p>
      </w:sdtContent>
    </w:sdt>
    <w:p w:rsidR="00673938" w:rsidRDefault="00673938">
      <w:pPr>
        <w:spacing w:before="0" w:after="0"/>
        <w:rPr>
          <w:sz w:val="24"/>
          <w:szCs w:val="24"/>
          <w:lang w:val="en-GB"/>
        </w:rPr>
      </w:pPr>
      <w:r>
        <w:rPr>
          <w:sz w:val="24"/>
          <w:szCs w:val="24"/>
          <w:lang w:val="en-GB"/>
        </w:rPr>
        <w:br w:type="page"/>
      </w:r>
    </w:p>
    <w:p w:rsidR="00ED52C7" w:rsidRDefault="00ED52C7" w:rsidP="00647434">
      <w:pPr>
        <w:rPr>
          <w:sz w:val="24"/>
          <w:szCs w:val="24"/>
          <w:lang w:val="en-GB"/>
        </w:rPr>
      </w:pPr>
    </w:p>
    <w:p w:rsidR="00DD6DBD" w:rsidRDefault="00B92158" w:rsidP="00ED52C7">
      <w:pPr>
        <w:pStyle w:val="Heading2"/>
        <w:rPr>
          <w:lang w:val="en-GB"/>
        </w:rPr>
      </w:pPr>
      <w:bookmarkStart w:id="20" w:name="_Toc404607771"/>
      <w:r>
        <w:rPr>
          <w:lang w:val="en-GB"/>
        </w:rPr>
        <w:t>Introduction</w:t>
      </w:r>
      <w:bookmarkEnd w:id="20"/>
    </w:p>
    <w:p w:rsidR="00BE399A" w:rsidRDefault="00BE399A" w:rsidP="00BE399A">
      <w:pPr>
        <w:rPr>
          <w:sz w:val="24"/>
          <w:szCs w:val="24"/>
          <w:lang w:val="en-GB"/>
        </w:rPr>
      </w:pPr>
    </w:p>
    <w:p w:rsidR="00BE399A" w:rsidRDefault="00BE399A" w:rsidP="00BE399A">
      <w:pPr>
        <w:rPr>
          <w:sz w:val="24"/>
          <w:szCs w:val="24"/>
          <w:lang w:val="en-GB"/>
        </w:rPr>
      </w:pPr>
      <w:r w:rsidRPr="006601EC">
        <w:rPr>
          <w:sz w:val="24"/>
          <w:szCs w:val="24"/>
          <w:lang w:val="en-GB"/>
        </w:rPr>
        <w:t>Healthcare has been slow to adopt the non-RDBMS technology that is often referred to as NoSQL. NoSQL may be referred to as “No SQL”, referring to the fact that this technology does not use the declarative language and standard called SQL. However, more commonly, the term is known as “Not only SQL” which seems to embrace the idea that this technology is a superset of the relational database.</w:t>
      </w:r>
    </w:p>
    <w:p w:rsidR="00BE399A" w:rsidRPr="006601EC" w:rsidRDefault="00BE399A" w:rsidP="00BE399A">
      <w:pPr>
        <w:rPr>
          <w:sz w:val="24"/>
          <w:szCs w:val="24"/>
          <w:lang w:val="en-GB"/>
        </w:rPr>
      </w:pPr>
    </w:p>
    <w:p w:rsidR="00BE399A" w:rsidRDefault="00BE399A" w:rsidP="00BE399A">
      <w:pPr>
        <w:rPr>
          <w:sz w:val="24"/>
          <w:szCs w:val="24"/>
          <w:lang w:val="en-GB"/>
        </w:rPr>
      </w:pPr>
      <w:bookmarkStart w:id="21" w:name="_GoBack"/>
      <w:bookmarkEnd w:id="21"/>
      <w:r w:rsidRPr="006601EC">
        <w:rPr>
          <w:sz w:val="24"/>
          <w:szCs w:val="24"/>
          <w:lang w:val="en-GB"/>
        </w:rPr>
        <w:t xml:space="preserve">This paper aims to describe the pros and cons of NoSQL in Healthcare and more specifically at Intermountain Healthcare. </w:t>
      </w:r>
    </w:p>
    <w:p w:rsidR="00BE399A" w:rsidRPr="006601EC" w:rsidRDefault="00BE399A" w:rsidP="00BE399A">
      <w:pPr>
        <w:rPr>
          <w:sz w:val="24"/>
          <w:szCs w:val="24"/>
          <w:lang w:val="en-GB"/>
        </w:rPr>
      </w:pPr>
    </w:p>
    <w:p w:rsidR="008A4CBC" w:rsidRDefault="008A4CBC" w:rsidP="008A4CBC">
      <w:pPr>
        <w:pStyle w:val="Heading2"/>
        <w:rPr>
          <w:lang w:val="en-GB"/>
        </w:rPr>
      </w:pPr>
      <w:bookmarkStart w:id="22" w:name="_Toc404607772"/>
      <w:r>
        <w:rPr>
          <w:lang w:val="en-GB"/>
        </w:rPr>
        <w:t>NoSQL Defined</w:t>
      </w:r>
      <w:bookmarkEnd w:id="22"/>
    </w:p>
    <w:p w:rsidR="008A4CBC" w:rsidRDefault="008A4CBC" w:rsidP="008A4CBC">
      <w:pPr>
        <w:rPr>
          <w:lang w:val="en-GB"/>
        </w:rPr>
      </w:pPr>
    </w:p>
    <w:p w:rsidR="001A18AF" w:rsidRDefault="001A18AF" w:rsidP="001A18AF">
      <w:pPr>
        <w:rPr>
          <w:sz w:val="24"/>
          <w:szCs w:val="24"/>
          <w:lang w:val="en-GB"/>
        </w:rPr>
      </w:pPr>
      <w:r w:rsidRPr="006601EC">
        <w:rPr>
          <w:sz w:val="24"/>
          <w:szCs w:val="24"/>
          <w:lang w:val="en-GB"/>
        </w:rPr>
        <w:t>NoSQL is an enabling technology. It enables the managing of data generated by large-scale applications. The most common characteristics among the many different NoSQL systems are that they are schema-less, tend not to be ACID-compliant and are designed to be highly distributed.</w:t>
      </w:r>
    </w:p>
    <w:p w:rsidR="001A18AF" w:rsidRDefault="001A18AF" w:rsidP="001A18AF">
      <w:pPr>
        <w:rPr>
          <w:sz w:val="24"/>
          <w:szCs w:val="24"/>
          <w:lang w:val="en-GB"/>
        </w:rPr>
      </w:pPr>
    </w:p>
    <w:p w:rsidR="001A18AF" w:rsidRDefault="001A18AF" w:rsidP="001A18AF">
      <w:pPr>
        <w:rPr>
          <w:sz w:val="24"/>
          <w:szCs w:val="24"/>
          <w:lang w:val="en-GB"/>
        </w:rPr>
      </w:pPr>
      <w:r w:rsidRPr="006601EC">
        <w:rPr>
          <w:sz w:val="24"/>
          <w:szCs w:val="24"/>
          <w:lang w:val="en-GB"/>
        </w:rPr>
        <w:t>In order to describe the pros and cons it is important to first agree to an understanding of what NoSQL is and is not. As with most popular, trending, technologies NoSQL did not start out as a standard with a well-defined vocabulary. Instead it has been shaped by the different non-RDBMS implementations which have succeeded. To this end it makes sense to understand NoSQL in terms of what has been implemented and the features that make these implementations successful and by the unique feature or features that different users find useful.</w:t>
      </w:r>
    </w:p>
    <w:p w:rsidR="001A18AF" w:rsidRPr="006601EC" w:rsidRDefault="001A18AF" w:rsidP="001A18AF">
      <w:pPr>
        <w:rPr>
          <w:sz w:val="24"/>
          <w:szCs w:val="24"/>
          <w:lang w:val="en-GB"/>
        </w:rPr>
      </w:pPr>
    </w:p>
    <w:p w:rsidR="001A18AF" w:rsidRDefault="001A18AF" w:rsidP="001A18AF">
      <w:pPr>
        <w:rPr>
          <w:sz w:val="24"/>
          <w:szCs w:val="24"/>
          <w:lang w:val="en-GB"/>
        </w:rPr>
      </w:pPr>
      <w:r w:rsidRPr="006601EC">
        <w:rPr>
          <w:sz w:val="24"/>
          <w:szCs w:val="24"/>
          <w:lang w:val="en-GB"/>
        </w:rPr>
        <w:t>NoSQL is described as a group of progressive data management engines that go beyond legacy relational databases in order to meet the growing needs of modern business applications (Why NoSQL? Datastax Corporation, October 2013). Additional description is an engine that allows a very flexible data model, horizontal scalability, distributed architectures, and the use of languages and interfaces that are “not only” SQL – these are common charac</w:t>
      </w:r>
      <w:r>
        <w:rPr>
          <w:sz w:val="24"/>
          <w:szCs w:val="24"/>
          <w:lang w:val="en-GB"/>
        </w:rPr>
        <w:t>teristics of NoSQL technologies.</w:t>
      </w:r>
    </w:p>
    <w:p w:rsidR="008A4CBC" w:rsidRDefault="008A4CBC" w:rsidP="008A4CBC">
      <w:pPr>
        <w:rPr>
          <w:sz w:val="24"/>
          <w:szCs w:val="24"/>
          <w:lang w:val="en-GB"/>
        </w:rPr>
      </w:pPr>
    </w:p>
    <w:p w:rsidR="008A4CBC" w:rsidRDefault="008A4CBC" w:rsidP="008A4CBC">
      <w:pPr>
        <w:pStyle w:val="Heading2"/>
        <w:rPr>
          <w:lang w:val="en-GB"/>
        </w:rPr>
      </w:pPr>
      <w:bookmarkStart w:id="23" w:name="_Toc404607773"/>
      <w:r>
        <w:rPr>
          <w:lang w:val="en-GB"/>
        </w:rPr>
        <w:t>Comparison to RDBMS</w:t>
      </w:r>
      <w:bookmarkEnd w:id="23"/>
    </w:p>
    <w:p w:rsidR="008A4CBC" w:rsidRDefault="008A4CBC" w:rsidP="008A4CBC">
      <w:pPr>
        <w:rPr>
          <w:lang w:val="en-GB"/>
        </w:rPr>
      </w:pPr>
    </w:p>
    <w:p w:rsidR="008A4CBC" w:rsidRPr="008A4CBC" w:rsidRDefault="00397794" w:rsidP="008A4CBC">
      <w:pPr>
        <w:rPr>
          <w:sz w:val="24"/>
          <w:szCs w:val="24"/>
          <w:lang w:val="en-GB"/>
        </w:rPr>
      </w:pPr>
      <w:r>
        <w:rPr>
          <w:sz w:val="24"/>
          <w:szCs w:val="24"/>
          <w:lang w:val="en-GB"/>
        </w:rPr>
        <w:t>Compare and contrast to RDBMS</w:t>
      </w:r>
      <w:r w:rsidR="008A4CBC">
        <w:rPr>
          <w:sz w:val="24"/>
          <w:szCs w:val="24"/>
          <w:lang w:val="en-GB"/>
        </w:rPr>
        <w:t>.</w:t>
      </w:r>
    </w:p>
    <w:p w:rsidR="008A4CBC" w:rsidRDefault="008A4CBC" w:rsidP="008A4CBC">
      <w:pPr>
        <w:rPr>
          <w:sz w:val="24"/>
          <w:szCs w:val="24"/>
          <w:lang w:val="en-GB"/>
        </w:rPr>
      </w:pPr>
    </w:p>
    <w:p w:rsidR="008A4CBC" w:rsidRDefault="008A4CBC" w:rsidP="008A4CBC">
      <w:pPr>
        <w:rPr>
          <w:sz w:val="24"/>
          <w:szCs w:val="24"/>
          <w:lang w:val="en-GB"/>
        </w:rPr>
      </w:pPr>
    </w:p>
    <w:p w:rsidR="008A4CBC" w:rsidRDefault="00397794" w:rsidP="008A4CBC">
      <w:pPr>
        <w:pStyle w:val="Heading2"/>
        <w:rPr>
          <w:lang w:val="en-GB"/>
        </w:rPr>
      </w:pPr>
      <w:bookmarkStart w:id="24" w:name="_Toc404607774"/>
      <w:r>
        <w:rPr>
          <w:lang w:val="en-GB"/>
        </w:rPr>
        <w:lastRenderedPageBreak/>
        <w:t>Risk and Benefit analysis</w:t>
      </w:r>
      <w:bookmarkEnd w:id="24"/>
    </w:p>
    <w:p w:rsidR="008A4CBC" w:rsidRDefault="008A4CBC" w:rsidP="008A4CBC">
      <w:pPr>
        <w:rPr>
          <w:lang w:val="en-GB"/>
        </w:rPr>
      </w:pPr>
    </w:p>
    <w:p w:rsidR="008A4CBC" w:rsidRDefault="00397794" w:rsidP="008A4CBC">
      <w:pPr>
        <w:rPr>
          <w:sz w:val="24"/>
          <w:szCs w:val="24"/>
          <w:lang w:val="en-GB"/>
        </w:rPr>
      </w:pPr>
      <w:r>
        <w:rPr>
          <w:sz w:val="24"/>
          <w:szCs w:val="24"/>
          <w:lang w:val="en-GB"/>
        </w:rPr>
        <w:t>Discuss the risks and benefits. Including performance, cost, scalability, development.</w:t>
      </w:r>
    </w:p>
    <w:p w:rsidR="00397794" w:rsidRDefault="00397794" w:rsidP="008A4CBC">
      <w:pPr>
        <w:rPr>
          <w:sz w:val="24"/>
          <w:szCs w:val="24"/>
          <w:lang w:val="en-GB"/>
        </w:rPr>
      </w:pPr>
    </w:p>
    <w:p w:rsidR="00397794" w:rsidRDefault="00397794" w:rsidP="00397794">
      <w:pPr>
        <w:pStyle w:val="Heading2"/>
        <w:rPr>
          <w:lang w:val="en-GB"/>
        </w:rPr>
      </w:pPr>
      <w:bookmarkStart w:id="25" w:name="_Toc404607775"/>
      <w:r>
        <w:rPr>
          <w:lang w:val="en-GB"/>
        </w:rPr>
        <w:t>Which NoSQL solution fits best for Intermountain Healthcare</w:t>
      </w:r>
      <w:bookmarkEnd w:id="25"/>
    </w:p>
    <w:p w:rsidR="00397794" w:rsidRDefault="00397794" w:rsidP="00397794">
      <w:pPr>
        <w:rPr>
          <w:lang w:val="en-GB"/>
        </w:rPr>
      </w:pPr>
    </w:p>
    <w:p w:rsidR="00397794" w:rsidRPr="008A4CBC" w:rsidRDefault="00397794" w:rsidP="00397794">
      <w:pPr>
        <w:rPr>
          <w:sz w:val="24"/>
          <w:szCs w:val="24"/>
          <w:lang w:val="en-GB"/>
        </w:rPr>
      </w:pPr>
      <w:r>
        <w:rPr>
          <w:sz w:val="24"/>
          <w:szCs w:val="24"/>
          <w:lang w:val="en-GB"/>
        </w:rPr>
        <w:t>Discuss the various solutions and recommend</w:t>
      </w:r>
      <w:r>
        <w:rPr>
          <w:sz w:val="24"/>
          <w:szCs w:val="24"/>
          <w:lang w:val="en-GB"/>
        </w:rPr>
        <w:t>.</w:t>
      </w:r>
    </w:p>
    <w:p w:rsidR="00087E40" w:rsidRDefault="00186919" w:rsidP="005E2C64">
      <w:pPr>
        <w:pStyle w:val="Heading2"/>
        <w:rPr>
          <w:lang w:val="en-GB"/>
        </w:rPr>
      </w:pPr>
      <w:r>
        <w:rPr>
          <w:lang w:val="en-GB"/>
        </w:rPr>
        <w:br/>
      </w:r>
      <w:bookmarkStart w:id="26" w:name="_Toc404607776"/>
      <w:r w:rsidR="004A146B">
        <w:rPr>
          <w:lang w:val="en-GB"/>
        </w:rPr>
        <w:t>Conclusion</w:t>
      </w:r>
      <w:bookmarkEnd w:id="26"/>
    </w:p>
    <w:p w:rsidR="008D0073" w:rsidRPr="002D6036" w:rsidRDefault="002456A7" w:rsidP="002D6036">
      <w:pPr>
        <w:rPr>
          <w:sz w:val="24"/>
          <w:szCs w:val="24"/>
          <w:lang w:val="en-GB"/>
        </w:rPr>
      </w:pPr>
      <w:r>
        <w:rPr>
          <w:sz w:val="24"/>
          <w:szCs w:val="24"/>
          <w:lang w:val="en-GB"/>
        </w:rPr>
        <w:t>In order for us to portray something sensible in this paper, we must conclude with a summary of the details and experiences we have shared throughout this paper. We shall be sensible in our concluding statements and brevity will be our main focus. But I digress. It must be</w:t>
      </w:r>
      <w:r w:rsidR="00E22FF8">
        <w:rPr>
          <w:sz w:val="24"/>
          <w:szCs w:val="24"/>
          <w:lang w:val="en-GB"/>
        </w:rPr>
        <w:t xml:space="preserve"> a practical summary that can be articulated and learned by those wanting to be simple.</w:t>
      </w:r>
    </w:p>
    <w:p w:rsidR="00087E40" w:rsidRDefault="00087E40">
      <w:pPr>
        <w:spacing w:before="0" w:after="0"/>
        <w:rPr>
          <w:rFonts w:asciiTheme="majorHAnsi" w:eastAsiaTheme="majorEastAsia" w:hAnsiTheme="majorHAnsi" w:cstheme="majorBidi"/>
          <w:b/>
          <w:bCs/>
          <w:color w:val="4F81BD" w:themeColor="accent1"/>
          <w:sz w:val="24"/>
          <w:szCs w:val="24"/>
          <w:lang w:val="en-GB"/>
        </w:rPr>
      </w:pPr>
      <w:r>
        <w:rPr>
          <w:sz w:val="24"/>
          <w:szCs w:val="24"/>
          <w:lang w:val="en-GB"/>
        </w:rPr>
        <w:br w:type="page"/>
      </w:r>
    </w:p>
    <w:p w:rsidR="005E2C64" w:rsidRDefault="00087E40" w:rsidP="005E2C64">
      <w:pPr>
        <w:pStyle w:val="Heading2"/>
        <w:rPr>
          <w:sz w:val="24"/>
          <w:szCs w:val="24"/>
          <w:lang w:val="en-GB"/>
        </w:rPr>
      </w:pPr>
      <w:bookmarkStart w:id="27" w:name="_Ref347414362"/>
      <w:bookmarkStart w:id="28" w:name="_Toc404607777"/>
      <w:r>
        <w:rPr>
          <w:sz w:val="24"/>
          <w:szCs w:val="24"/>
          <w:lang w:val="en-GB"/>
        </w:rPr>
        <w:lastRenderedPageBreak/>
        <w:t>Appendix A</w:t>
      </w:r>
      <w:bookmarkEnd w:id="27"/>
      <w:bookmarkEnd w:id="28"/>
    </w:p>
    <w:p w:rsidR="00290745" w:rsidRDefault="00290745" w:rsidP="00290745">
      <w:pPr>
        <w:spacing w:before="0" w:after="0"/>
        <w:rPr>
          <w:sz w:val="24"/>
          <w:szCs w:val="24"/>
          <w:lang w:val="en-GB"/>
        </w:rPr>
      </w:pPr>
    </w:p>
    <w:p w:rsidR="00290745" w:rsidRDefault="00290745" w:rsidP="00290745">
      <w:pPr>
        <w:spacing w:before="0" w:after="0"/>
        <w:rPr>
          <w:sz w:val="24"/>
          <w:szCs w:val="24"/>
          <w:lang w:val="en-GB"/>
        </w:rPr>
      </w:pPr>
      <w:r w:rsidRPr="00290745">
        <w:rPr>
          <w:sz w:val="24"/>
          <w:szCs w:val="24"/>
          <w:lang w:val="en-GB"/>
        </w:rPr>
        <w:t>This is a simple solution to a complex problem. So yada, yada, yada.</w:t>
      </w:r>
    </w:p>
    <w:p w:rsidR="00290745" w:rsidRDefault="00290745">
      <w:pPr>
        <w:spacing w:before="0" w:after="0"/>
        <w:rPr>
          <w:sz w:val="24"/>
          <w:szCs w:val="24"/>
          <w:lang w:val="en-GB"/>
        </w:rPr>
      </w:pPr>
      <w:r>
        <w:rPr>
          <w:sz w:val="24"/>
          <w:szCs w:val="24"/>
          <w:lang w:val="en-GB"/>
        </w:rPr>
        <w:br w:type="page"/>
      </w:r>
    </w:p>
    <w:p w:rsidR="005918E7" w:rsidRDefault="005918E7" w:rsidP="005918E7">
      <w:pPr>
        <w:pStyle w:val="Heading2"/>
        <w:rPr>
          <w:sz w:val="24"/>
          <w:szCs w:val="24"/>
          <w:lang w:val="en-GB"/>
        </w:rPr>
      </w:pPr>
      <w:bookmarkStart w:id="29" w:name="_Ref347728867"/>
      <w:bookmarkStart w:id="30" w:name="_Toc404607778"/>
      <w:r>
        <w:rPr>
          <w:sz w:val="24"/>
          <w:szCs w:val="24"/>
          <w:lang w:val="en-GB"/>
        </w:rPr>
        <w:lastRenderedPageBreak/>
        <w:t>Appendix B</w:t>
      </w:r>
      <w:bookmarkEnd w:id="29"/>
      <w:bookmarkEnd w:id="30"/>
    </w:p>
    <w:p w:rsidR="005918E7" w:rsidRPr="00004D6F" w:rsidRDefault="005918E7">
      <w:pPr>
        <w:spacing w:before="0" w:after="0"/>
        <w:rPr>
          <w:sz w:val="24"/>
          <w:szCs w:val="24"/>
          <w:lang w:val="en-GB"/>
        </w:rPr>
      </w:pPr>
    </w:p>
    <w:p w:rsidR="005918E7" w:rsidRPr="00004D6F" w:rsidRDefault="00290745" w:rsidP="005918E7">
      <w:pPr>
        <w:spacing w:before="0" w:after="0"/>
        <w:rPr>
          <w:sz w:val="24"/>
          <w:szCs w:val="24"/>
          <w:lang w:val="en-GB"/>
        </w:rPr>
      </w:pPr>
      <w:r>
        <w:rPr>
          <w:sz w:val="24"/>
          <w:szCs w:val="24"/>
          <w:lang w:val="en-GB"/>
        </w:rPr>
        <w:t>More appendix B stuff.</w:t>
      </w:r>
    </w:p>
    <w:p w:rsidR="005918E7" w:rsidRPr="00004D6F" w:rsidRDefault="005918E7" w:rsidP="005918E7">
      <w:pPr>
        <w:spacing w:before="0" w:after="0"/>
        <w:rPr>
          <w:sz w:val="24"/>
          <w:szCs w:val="24"/>
          <w:lang w:val="en-GB"/>
        </w:rPr>
      </w:pPr>
      <w:r w:rsidRPr="00004D6F">
        <w:rPr>
          <w:sz w:val="24"/>
          <w:szCs w:val="24"/>
          <w:lang w:val="en-GB"/>
        </w:rPr>
        <w:br w:type="page"/>
      </w:r>
    </w:p>
    <w:p w:rsidR="00123B69" w:rsidRDefault="00123B69" w:rsidP="00123B69">
      <w:pPr>
        <w:pStyle w:val="Heading2"/>
        <w:rPr>
          <w:sz w:val="24"/>
          <w:szCs w:val="24"/>
          <w:lang w:val="en-GB"/>
        </w:rPr>
      </w:pPr>
      <w:bookmarkStart w:id="31" w:name="_Toc404607779"/>
      <w:r>
        <w:rPr>
          <w:sz w:val="24"/>
          <w:szCs w:val="24"/>
          <w:lang w:val="en-GB"/>
        </w:rPr>
        <w:lastRenderedPageBreak/>
        <w:t>Index</w:t>
      </w:r>
      <w:bookmarkEnd w:id="31"/>
    </w:p>
    <w:p w:rsidR="00123B69" w:rsidRDefault="00123B69" w:rsidP="00087E40">
      <w:pPr>
        <w:rPr>
          <w:lang w:val="en-GB"/>
        </w:rPr>
      </w:pPr>
    </w:p>
    <w:p w:rsidR="00087E40" w:rsidRPr="00087E40" w:rsidRDefault="00673938" w:rsidP="00087E40">
      <w:pPr>
        <w:rPr>
          <w:lang w:val="en-GB"/>
        </w:rPr>
      </w:pPr>
      <w:r>
        <w:rPr>
          <w:lang w:val="en-GB"/>
        </w:rPr>
        <w:fldChar w:fldCharType="begin"/>
      </w:r>
      <w:r>
        <w:rPr>
          <w:lang w:val="en-GB"/>
        </w:rPr>
        <w:instrText xml:space="preserve"> INDEX \c "2" \z "1033" </w:instrText>
      </w:r>
      <w:r>
        <w:rPr>
          <w:lang w:val="en-GB"/>
        </w:rPr>
        <w:fldChar w:fldCharType="separate"/>
      </w:r>
      <w:r w:rsidR="00C02043">
        <w:rPr>
          <w:b/>
          <w:bCs/>
          <w:noProof/>
        </w:rPr>
        <w:t>No index entries found.</w:t>
      </w:r>
      <w:r>
        <w:rPr>
          <w:lang w:val="en-GB"/>
        </w:rPr>
        <w:fldChar w:fldCharType="end"/>
      </w:r>
    </w:p>
    <w:sectPr w:rsidR="00087E40" w:rsidRPr="00087E40" w:rsidSect="006D65D1">
      <w:headerReference w:type="default" r:id="rId14"/>
      <w:footerReference w:type="default" r:id="rId15"/>
      <w:type w:val="continuous"/>
      <w:pgSz w:w="12240" w:h="15840"/>
      <w:pgMar w:top="1008" w:right="1080" w:bottom="72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27F2" w:rsidRDefault="007A27F2" w:rsidP="00037D55">
      <w:pPr>
        <w:spacing w:before="0" w:after="0"/>
      </w:pPr>
      <w:r>
        <w:separator/>
      </w:r>
    </w:p>
  </w:endnote>
  <w:endnote w:type="continuationSeparator" w:id="0">
    <w:p w:rsidR="007A27F2" w:rsidRDefault="007A27F2" w:rsidP="00037D5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anklin Gothic Book">
    <w:altName w:val="Corbel"/>
    <w:panose1 w:val="020B0503020102020204"/>
    <w:charset w:val="00"/>
    <w:family w:val="swiss"/>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2" w:type="dxa"/>
      <w:tblInd w:w="-34" w:type="dxa"/>
      <w:tblBorders>
        <w:top w:val="thickThinSmallGap" w:sz="24" w:space="0" w:color="D9D9D9"/>
      </w:tblBorders>
      <w:tblLook w:val="04A0" w:firstRow="1" w:lastRow="0" w:firstColumn="1" w:lastColumn="0" w:noHBand="0" w:noVBand="1"/>
    </w:tblPr>
    <w:tblGrid>
      <w:gridCol w:w="3198"/>
      <w:gridCol w:w="3192"/>
      <w:gridCol w:w="3392"/>
    </w:tblGrid>
    <w:tr w:rsidR="00673938" w:rsidRPr="00185A31" w:rsidTr="002976F3">
      <w:trPr>
        <w:trHeight w:val="227"/>
      </w:trPr>
      <w:tc>
        <w:tcPr>
          <w:tcW w:w="3198" w:type="dxa"/>
        </w:tcPr>
        <w:p w:rsidR="00673938" w:rsidRPr="00185A31" w:rsidRDefault="00673938" w:rsidP="002976F3">
          <w:pPr>
            <w:pStyle w:val="Footer"/>
            <w:spacing w:before="20"/>
            <w:rPr>
              <w:szCs w:val="8"/>
            </w:rPr>
          </w:pPr>
          <w:r>
            <w:rPr>
              <w:szCs w:val="8"/>
            </w:rPr>
            <w:t xml:space="preserve">Revision </w:t>
          </w:r>
          <w:ins w:id="32" w:author="Johnnie Harris" w:date="2013-02-12T22:25:00Z">
            <w:r w:rsidR="004A181A">
              <w:rPr>
                <w:szCs w:val="8"/>
              </w:rPr>
              <w:t>C</w:t>
            </w:r>
          </w:ins>
          <w:del w:id="33" w:author="Johnnie Harris" w:date="2013-02-12T22:24:00Z">
            <w:r w:rsidDel="004A181A">
              <w:rPr>
                <w:szCs w:val="8"/>
              </w:rPr>
              <w:delText>A</w:delText>
            </w:r>
          </w:del>
        </w:p>
      </w:tc>
      <w:tc>
        <w:tcPr>
          <w:tcW w:w="3192" w:type="dxa"/>
        </w:tcPr>
        <w:p w:rsidR="00673938" w:rsidRPr="00185A31" w:rsidRDefault="00673938" w:rsidP="003747A0">
          <w:pPr>
            <w:pStyle w:val="Footer"/>
            <w:spacing w:before="20"/>
            <w:jc w:val="center"/>
            <w:rPr>
              <w:szCs w:val="8"/>
            </w:rPr>
          </w:pPr>
          <w:r>
            <w:t>Intermountain Healthcare Confidential</w:t>
          </w:r>
        </w:p>
      </w:tc>
      <w:tc>
        <w:tcPr>
          <w:tcW w:w="3392" w:type="dxa"/>
        </w:tcPr>
        <w:sdt>
          <w:sdtPr>
            <w:id w:val="250395305"/>
            <w:docPartObj>
              <w:docPartGallery w:val="Page Numbers (Top of Page)"/>
              <w:docPartUnique/>
            </w:docPartObj>
          </w:sdtPr>
          <w:sdtEndPr/>
          <w:sdtContent>
            <w:p w:rsidR="00673938" w:rsidRDefault="00673938" w:rsidP="002976F3">
              <w:pPr>
                <w:jc w:val="right"/>
              </w:pPr>
              <w:r>
                <w:t xml:space="preserve">Page </w:t>
              </w:r>
              <w:r>
                <w:fldChar w:fldCharType="begin"/>
              </w:r>
              <w:r>
                <w:instrText xml:space="preserve"> PAGE </w:instrText>
              </w:r>
              <w:r>
                <w:fldChar w:fldCharType="separate"/>
              </w:r>
              <w:r w:rsidR="001A18AF">
                <w:rPr>
                  <w:noProof/>
                </w:rPr>
                <w:t>7</w:t>
              </w:r>
              <w:r>
                <w:rPr>
                  <w:noProof/>
                </w:rPr>
                <w:fldChar w:fldCharType="end"/>
              </w:r>
              <w:r>
                <w:t xml:space="preserve"> of </w:t>
              </w:r>
              <w:r w:rsidR="007A27F2">
                <w:fldChar w:fldCharType="begin"/>
              </w:r>
              <w:r w:rsidR="007A27F2">
                <w:instrText xml:space="preserve"> NUMPAGES  </w:instrText>
              </w:r>
              <w:r w:rsidR="007A27F2">
                <w:fldChar w:fldCharType="separate"/>
              </w:r>
              <w:r w:rsidR="001A18AF">
                <w:rPr>
                  <w:noProof/>
                </w:rPr>
                <w:t>7</w:t>
              </w:r>
              <w:r w:rsidR="007A27F2">
                <w:rPr>
                  <w:noProof/>
                </w:rPr>
                <w:fldChar w:fldCharType="end"/>
              </w:r>
            </w:p>
          </w:sdtContent>
        </w:sdt>
        <w:p w:rsidR="00673938" w:rsidRPr="00185A31" w:rsidRDefault="00673938" w:rsidP="002976F3">
          <w:pPr>
            <w:pStyle w:val="Footer"/>
            <w:spacing w:before="20"/>
            <w:jc w:val="right"/>
            <w:rPr>
              <w:szCs w:val="8"/>
            </w:rPr>
          </w:pPr>
        </w:p>
      </w:tc>
    </w:tr>
    <w:tr w:rsidR="00673938" w:rsidRPr="00185A31" w:rsidTr="00165E20">
      <w:trPr>
        <w:trHeight w:val="227"/>
      </w:trPr>
      <w:tc>
        <w:tcPr>
          <w:tcW w:w="3198" w:type="dxa"/>
        </w:tcPr>
        <w:p w:rsidR="00673938" w:rsidRPr="00165E20" w:rsidRDefault="00673938" w:rsidP="003747A0">
          <w:pPr>
            <w:pStyle w:val="Footer"/>
            <w:spacing w:before="20"/>
            <w:rPr>
              <w:rFonts w:cs="Arial"/>
              <w:sz w:val="16"/>
              <w:szCs w:val="16"/>
            </w:rPr>
          </w:pPr>
        </w:p>
      </w:tc>
      <w:tc>
        <w:tcPr>
          <w:tcW w:w="3192" w:type="dxa"/>
        </w:tcPr>
        <w:p w:rsidR="00673938" w:rsidRPr="00165E20" w:rsidRDefault="00673938" w:rsidP="003747A0">
          <w:pPr>
            <w:pStyle w:val="Footer"/>
            <w:spacing w:before="20"/>
            <w:jc w:val="center"/>
            <w:rPr>
              <w:rFonts w:cs="Arial"/>
              <w:sz w:val="16"/>
              <w:szCs w:val="16"/>
            </w:rPr>
          </w:pPr>
        </w:p>
      </w:tc>
      <w:tc>
        <w:tcPr>
          <w:tcW w:w="3392" w:type="dxa"/>
        </w:tcPr>
        <w:p w:rsidR="00673938" w:rsidRPr="00185A31" w:rsidRDefault="00673938" w:rsidP="003747A0">
          <w:pPr>
            <w:pStyle w:val="Footer"/>
            <w:spacing w:before="20"/>
            <w:jc w:val="right"/>
            <w:rPr>
              <w:rFonts w:cs="Arial"/>
              <w:sz w:val="16"/>
              <w:szCs w:val="16"/>
            </w:rPr>
          </w:pPr>
        </w:p>
      </w:tc>
    </w:tr>
  </w:tbl>
  <w:p w:rsidR="00673938" w:rsidRDefault="00673938" w:rsidP="00165E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27F2" w:rsidRDefault="007A27F2" w:rsidP="00037D55">
      <w:pPr>
        <w:spacing w:before="0" w:after="0"/>
      </w:pPr>
      <w:r>
        <w:separator/>
      </w:r>
    </w:p>
  </w:footnote>
  <w:footnote w:type="continuationSeparator" w:id="0">
    <w:p w:rsidR="007A27F2" w:rsidRDefault="007A27F2" w:rsidP="00037D55">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938" w:rsidRPr="002D5EA7" w:rsidRDefault="00673938" w:rsidP="002D5EA7">
    <w:pPr>
      <w:pStyle w:val="Header"/>
      <w:tabs>
        <w:tab w:val="center" w:pos="9072"/>
      </w:tabs>
      <w:spacing w:before="40" w:after="40"/>
      <w:ind w:right="588"/>
      <w:rPr>
        <w:rFonts w:cs="Arial"/>
        <w:b/>
      </w:rP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A38E7"/>
    <w:multiLevelType w:val="hybridMultilevel"/>
    <w:tmpl w:val="B8C017BA"/>
    <w:lvl w:ilvl="0" w:tplc="D230399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75390"/>
    <w:multiLevelType w:val="hybridMultilevel"/>
    <w:tmpl w:val="8018A4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E82CFD"/>
    <w:multiLevelType w:val="hybridMultilevel"/>
    <w:tmpl w:val="5DA6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FD4404"/>
    <w:multiLevelType w:val="hybridMultilevel"/>
    <w:tmpl w:val="68C49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23620C"/>
    <w:multiLevelType w:val="hybridMultilevel"/>
    <w:tmpl w:val="42BA5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A94C22"/>
    <w:multiLevelType w:val="hybridMultilevel"/>
    <w:tmpl w:val="C1CAD6E4"/>
    <w:lvl w:ilvl="0" w:tplc="25B26B56">
      <w:start w:val="1"/>
      <w:numFmt w:val="bullet"/>
      <w:lvlText w:val=""/>
      <w:lvlJc w:val="left"/>
      <w:pPr>
        <w:ind w:left="720" w:hanging="360"/>
      </w:pPr>
      <w:rPr>
        <w:rFonts w:ascii="Symbol" w:hAnsi="Symbol" w:hint="default"/>
      </w:rPr>
    </w:lvl>
    <w:lvl w:ilvl="1" w:tplc="52A02A7C" w:tentative="1">
      <w:start w:val="1"/>
      <w:numFmt w:val="bullet"/>
      <w:lvlText w:val="o"/>
      <w:lvlJc w:val="left"/>
      <w:pPr>
        <w:ind w:left="1440" w:hanging="360"/>
      </w:pPr>
      <w:rPr>
        <w:rFonts w:ascii="Courier New" w:hAnsi="Courier New" w:cs="Courier New" w:hint="default"/>
      </w:rPr>
    </w:lvl>
    <w:lvl w:ilvl="2" w:tplc="2DC8B076" w:tentative="1">
      <w:start w:val="1"/>
      <w:numFmt w:val="bullet"/>
      <w:lvlText w:val=""/>
      <w:lvlJc w:val="left"/>
      <w:pPr>
        <w:ind w:left="2160" w:hanging="360"/>
      </w:pPr>
      <w:rPr>
        <w:rFonts w:ascii="Wingdings" w:hAnsi="Wingdings" w:hint="default"/>
      </w:rPr>
    </w:lvl>
    <w:lvl w:ilvl="3" w:tplc="45565294" w:tentative="1">
      <w:start w:val="1"/>
      <w:numFmt w:val="bullet"/>
      <w:lvlText w:val=""/>
      <w:lvlJc w:val="left"/>
      <w:pPr>
        <w:ind w:left="2880" w:hanging="360"/>
      </w:pPr>
      <w:rPr>
        <w:rFonts w:ascii="Symbol" w:hAnsi="Symbol" w:hint="default"/>
      </w:rPr>
    </w:lvl>
    <w:lvl w:ilvl="4" w:tplc="64E071BE" w:tentative="1">
      <w:start w:val="1"/>
      <w:numFmt w:val="bullet"/>
      <w:lvlText w:val="o"/>
      <w:lvlJc w:val="left"/>
      <w:pPr>
        <w:ind w:left="3600" w:hanging="360"/>
      </w:pPr>
      <w:rPr>
        <w:rFonts w:ascii="Courier New" w:hAnsi="Courier New" w:cs="Courier New" w:hint="default"/>
      </w:rPr>
    </w:lvl>
    <w:lvl w:ilvl="5" w:tplc="F0FEDE92" w:tentative="1">
      <w:start w:val="1"/>
      <w:numFmt w:val="bullet"/>
      <w:lvlText w:val=""/>
      <w:lvlJc w:val="left"/>
      <w:pPr>
        <w:ind w:left="4320" w:hanging="360"/>
      </w:pPr>
      <w:rPr>
        <w:rFonts w:ascii="Wingdings" w:hAnsi="Wingdings" w:hint="default"/>
      </w:rPr>
    </w:lvl>
    <w:lvl w:ilvl="6" w:tplc="06AE9C7C" w:tentative="1">
      <w:start w:val="1"/>
      <w:numFmt w:val="bullet"/>
      <w:lvlText w:val=""/>
      <w:lvlJc w:val="left"/>
      <w:pPr>
        <w:ind w:left="5040" w:hanging="360"/>
      </w:pPr>
      <w:rPr>
        <w:rFonts w:ascii="Symbol" w:hAnsi="Symbol" w:hint="default"/>
      </w:rPr>
    </w:lvl>
    <w:lvl w:ilvl="7" w:tplc="C28E4E70" w:tentative="1">
      <w:start w:val="1"/>
      <w:numFmt w:val="bullet"/>
      <w:lvlText w:val="o"/>
      <w:lvlJc w:val="left"/>
      <w:pPr>
        <w:ind w:left="5760" w:hanging="360"/>
      </w:pPr>
      <w:rPr>
        <w:rFonts w:ascii="Courier New" w:hAnsi="Courier New" w:cs="Courier New" w:hint="default"/>
      </w:rPr>
    </w:lvl>
    <w:lvl w:ilvl="8" w:tplc="7994859C" w:tentative="1">
      <w:start w:val="1"/>
      <w:numFmt w:val="bullet"/>
      <w:lvlText w:val=""/>
      <w:lvlJc w:val="left"/>
      <w:pPr>
        <w:ind w:left="6480" w:hanging="360"/>
      </w:pPr>
      <w:rPr>
        <w:rFonts w:ascii="Wingdings" w:hAnsi="Wingdings" w:hint="default"/>
      </w:rPr>
    </w:lvl>
  </w:abstractNum>
  <w:abstractNum w:abstractNumId="6">
    <w:nsid w:val="31AA11DD"/>
    <w:multiLevelType w:val="hybridMultilevel"/>
    <w:tmpl w:val="C0F4F928"/>
    <w:lvl w:ilvl="0" w:tplc="3CC2353C">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D12C62"/>
    <w:multiLevelType w:val="hybridMultilevel"/>
    <w:tmpl w:val="FCE6B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621745"/>
    <w:multiLevelType w:val="hybridMultilevel"/>
    <w:tmpl w:val="BEDC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EF75CA"/>
    <w:multiLevelType w:val="hybridMultilevel"/>
    <w:tmpl w:val="C8E0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3E20F7"/>
    <w:multiLevelType w:val="hybridMultilevel"/>
    <w:tmpl w:val="A1165C5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07F6D30"/>
    <w:multiLevelType w:val="hybridMultilevel"/>
    <w:tmpl w:val="1DD0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952F3B"/>
    <w:multiLevelType w:val="hybridMultilevel"/>
    <w:tmpl w:val="1916D8EA"/>
    <w:lvl w:ilvl="0" w:tplc="0F9EA4AE">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594928"/>
    <w:multiLevelType w:val="hybridMultilevel"/>
    <w:tmpl w:val="F4B0CC42"/>
    <w:lvl w:ilvl="0" w:tplc="AF8CFAE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C81E46"/>
    <w:multiLevelType w:val="hybridMultilevel"/>
    <w:tmpl w:val="4CA2656C"/>
    <w:lvl w:ilvl="0" w:tplc="7528DC5A">
      <w:start w:val="1"/>
      <w:numFmt w:val="bullet"/>
      <w:pStyle w:val="BulletedList"/>
      <w:lvlText w:val=""/>
      <w:lvlJc w:val="left"/>
      <w:pPr>
        <w:ind w:left="720" w:hanging="360"/>
      </w:pPr>
      <w:rPr>
        <w:rFonts w:ascii="Symbol" w:hAnsi="Symbol" w:hint="default"/>
      </w:rPr>
    </w:lvl>
    <w:lvl w:ilvl="1" w:tplc="16CA96B0" w:tentative="1">
      <w:start w:val="1"/>
      <w:numFmt w:val="bullet"/>
      <w:lvlText w:val="o"/>
      <w:lvlJc w:val="left"/>
      <w:pPr>
        <w:ind w:left="1440" w:hanging="360"/>
      </w:pPr>
      <w:rPr>
        <w:rFonts w:ascii="Courier New" w:hAnsi="Courier New" w:cs="Courier New" w:hint="default"/>
      </w:rPr>
    </w:lvl>
    <w:lvl w:ilvl="2" w:tplc="8898C2F0" w:tentative="1">
      <w:start w:val="1"/>
      <w:numFmt w:val="bullet"/>
      <w:lvlText w:val=""/>
      <w:lvlJc w:val="left"/>
      <w:pPr>
        <w:ind w:left="2160" w:hanging="360"/>
      </w:pPr>
      <w:rPr>
        <w:rFonts w:ascii="Wingdings" w:hAnsi="Wingdings" w:hint="default"/>
      </w:rPr>
    </w:lvl>
    <w:lvl w:ilvl="3" w:tplc="F498EFB6" w:tentative="1">
      <w:start w:val="1"/>
      <w:numFmt w:val="bullet"/>
      <w:lvlText w:val=""/>
      <w:lvlJc w:val="left"/>
      <w:pPr>
        <w:ind w:left="2880" w:hanging="360"/>
      </w:pPr>
      <w:rPr>
        <w:rFonts w:ascii="Symbol" w:hAnsi="Symbol" w:hint="default"/>
      </w:rPr>
    </w:lvl>
    <w:lvl w:ilvl="4" w:tplc="C2582410" w:tentative="1">
      <w:start w:val="1"/>
      <w:numFmt w:val="bullet"/>
      <w:lvlText w:val="o"/>
      <w:lvlJc w:val="left"/>
      <w:pPr>
        <w:ind w:left="3600" w:hanging="360"/>
      </w:pPr>
      <w:rPr>
        <w:rFonts w:ascii="Courier New" w:hAnsi="Courier New" w:cs="Courier New" w:hint="default"/>
      </w:rPr>
    </w:lvl>
    <w:lvl w:ilvl="5" w:tplc="EE8E5C82" w:tentative="1">
      <w:start w:val="1"/>
      <w:numFmt w:val="bullet"/>
      <w:lvlText w:val=""/>
      <w:lvlJc w:val="left"/>
      <w:pPr>
        <w:ind w:left="4320" w:hanging="360"/>
      </w:pPr>
      <w:rPr>
        <w:rFonts w:ascii="Wingdings" w:hAnsi="Wingdings" w:hint="default"/>
      </w:rPr>
    </w:lvl>
    <w:lvl w:ilvl="6" w:tplc="84D8CA2E" w:tentative="1">
      <w:start w:val="1"/>
      <w:numFmt w:val="bullet"/>
      <w:lvlText w:val=""/>
      <w:lvlJc w:val="left"/>
      <w:pPr>
        <w:ind w:left="5040" w:hanging="360"/>
      </w:pPr>
      <w:rPr>
        <w:rFonts w:ascii="Symbol" w:hAnsi="Symbol" w:hint="default"/>
      </w:rPr>
    </w:lvl>
    <w:lvl w:ilvl="7" w:tplc="EBF6EB94" w:tentative="1">
      <w:start w:val="1"/>
      <w:numFmt w:val="bullet"/>
      <w:lvlText w:val="o"/>
      <w:lvlJc w:val="left"/>
      <w:pPr>
        <w:ind w:left="5760" w:hanging="360"/>
      </w:pPr>
      <w:rPr>
        <w:rFonts w:ascii="Courier New" w:hAnsi="Courier New" w:cs="Courier New" w:hint="default"/>
      </w:rPr>
    </w:lvl>
    <w:lvl w:ilvl="8" w:tplc="41AE0D28" w:tentative="1">
      <w:start w:val="1"/>
      <w:numFmt w:val="bullet"/>
      <w:lvlText w:val=""/>
      <w:lvlJc w:val="left"/>
      <w:pPr>
        <w:ind w:left="6480" w:hanging="360"/>
      </w:pPr>
      <w:rPr>
        <w:rFonts w:ascii="Wingdings" w:hAnsi="Wingdings" w:hint="default"/>
      </w:rPr>
    </w:lvl>
  </w:abstractNum>
  <w:abstractNum w:abstractNumId="15">
    <w:nsid w:val="5E512545"/>
    <w:multiLevelType w:val="hybridMultilevel"/>
    <w:tmpl w:val="FCE6B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FB2E29"/>
    <w:multiLevelType w:val="hybridMultilevel"/>
    <w:tmpl w:val="386E6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B67D04"/>
    <w:multiLevelType w:val="hybridMultilevel"/>
    <w:tmpl w:val="EA8C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047C15"/>
    <w:multiLevelType w:val="hybridMultilevel"/>
    <w:tmpl w:val="FBF6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2C7B36"/>
    <w:multiLevelType w:val="hybridMultilevel"/>
    <w:tmpl w:val="40881510"/>
    <w:lvl w:ilvl="0" w:tplc="71B6DE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5"/>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num>
  <w:num w:numId="7">
    <w:abstractNumId w:val="18"/>
  </w:num>
  <w:num w:numId="8">
    <w:abstractNumId w:val="8"/>
  </w:num>
  <w:num w:numId="9">
    <w:abstractNumId w:val="9"/>
  </w:num>
  <w:num w:numId="10">
    <w:abstractNumId w:val="17"/>
  </w:num>
  <w:num w:numId="11">
    <w:abstractNumId w:val="3"/>
  </w:num>
  <w:num w:numId="12">
    <w:abstractNumId w:val="16"/>
  </w:num>
  <w:num w:numId="13">
    <w:abstractNumId w:val="11"/>
  </w:num>
  <w:num w:numId="14">
    <w:abstractNumId w:val="15"/>
  </w:num>
  <w:num w:numId="15">
    <w:abstractNumId w:val="7"/>
  </w:num>
  <w:num w:numId="16">
    <w:abstractNumId w:val="1"/>
  </w:num>
  <w:num w:numId="17">
    <w:abstractNumId w:val="4"/>
  </w:num>
  <w:num w:numId="18">
    <w:abstractNumId w:val="19"/>
  </w:num>
  <w:num w:numId="19">
    <w:abstractNumId w:val="6"/>
  </w:num>
  <w:num w:numId="20">
    <w:abstractNumId w:val="13"/>
  </w:num>
  <w:num w:numId="21">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hnnie Harris">
    <w15:presenceInfo w15:providerId="AD" w15:userId="S-1-5-21-1409082233-492894223-682003330-3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18"/>
    <w:rsid w:val="00004D6F"/>
    <w:rsid w:val="000140C4"/>
    <w:rsid w:val="000255A3"/>
    <w:rsid w:val="00035AA4"/>
    <w:rsid w:val="00037D55"/>
    <w:rsid w:val="00037D77"/>
    <w:rsid w:val="0004259E"/>
    <w:rsid w:val="0005527E"/>
    <w:rsid w:val="00056D14"/>
    <w:rsid w:val="000707F4"/>
    <w:rsid w:val="000853BC"/>
    <w:rsid w:val="00087E40"/>
    <w:rsid w:val="00095FAA"/>
    <w:rsid w:val="000C5A46"/>
    <w:rsid w:val="000D7E7B"/>
    <w:rsid w:val="000E43A5"/>
    <w:rsid w:val="000F0378"/>
    <w:rsid w:val="000F5145"/>
    <w:rsid w:val="000F6B6D"/>
    <w:rsid w:val="00100365"/>
    <w:rsid w:val="00110DF3"/>
    <w:rsid w:val="00111322"/>
    <w:rsid w:val="00114FAC"/>
    <w:rsid w:val="00120EA5"/>
    <w:rsid w:val="00123B69"/>
    <w:rsid w:val="0012566B"/>
    <w:rsid w:val="0012593B"/>
    <w:rsid w:val="0014076C"/>
    <w:rsid w:val="001408A2"/>
    <w:rsid w:val="00141402"/>
    <w:rsid w:val="0014159C"/>
    <w:rsid w:val="00146B76"/>
    <w:rsid w:val="00147A54"/>
    <w:rsid w:val="00165E20"/>
    <w:rsid w:val="00186919"/>
    <w:rsid w:val="001A18AF"/>
    <w:rsid w:val="001A24F2"/>
    <w:rsid w:val="001A6F21"/>
    <w:rsid w:val="001D1EFC"/>
    <w:rsid w:val="001E69F2"/>
    <w:rsid w:val="00201D1A"/>
    <w:rsid w:val="00232862"/>
    <w:rsid w:val="00234571"/>
    <w:rsid w:val="002456A7"/>
    <w:rsid w:val="00245C59"/>
    <w:rsid w:val="0026683C"/>
    <w:rsid w:val="00276A6F"/>
    <w:rsid w:val="00283B3C"/>
    <w:rsid w:val="00290745"/>
    <w:rsid w:val="00291A45"/>
    <w:rsid w:val="00295CD7"/>
    <w:rsid w:val="002976F3"/>
    <w:rsid w:val="002A0CAC"/>
    <w:rsid w:val="002A560E"/>
    <w:rsid w:val="002B313A"/>
    <w:rsid w:val="002B5ECA"/>
    <w:rsid w:val="002C6CBC"/>
    <w:rsid w:val="002D2021"/>
    <w:rsid w:val="002D5EA7"/>
    <w:rsid w:val="002D6036"/>
    <w:rsid w:val="002D6450"/>
    <w:rsid w:val="002D6F8D"/>
    <w:rsid w:val="00310115"/>
    <w:rsid w:val="00314880"/>
    <w:rsid w:val="00325286"/>
    <w:rsid w:val="00330E18"/>
    <w:rsid w:val="003439E2"/>
    <w:rsid w:val="00350A56"/>
    <w:rsid w:val="00360045"/>
    <w:rsid w:val="0036119B"/>
    <w:rsid w:val="00365061"/>
    <w:rsid w:val="00370084"/>
    <w:rsid w:val="003747A0"/>
    <w:rsid w:val="00374C9E"/>
    <w:rsid w:val="00374F55"/>
    <w:rsid w:val="003829AA"/>
    <w:rsid w:val="00383352"/>
    <w:rsid w:val="00386B78"/>
    <w:rsid w:val="00397794"/>
    <w:rsid w:val="003A0571"/>
    <w:rsid w:val="003A4398"/>
    <w:rsid w:val="003A5375"/>
    <w:rsid w:val="003D69E8"/>
    <w:rsid w:val="003E5148"/>
    <w:rsid w:val="003E7DF0"/>
    <w:rsid w:val="003F6A21"/>
    <w:rsid w:val="004148E1"/>
    <w:rsid w:val="00437CDE"/>
    <w:rsid w:val="00464444"/>
    <w:rsid w:val="00491F32"/>
    <w:rsid w:val="00496AEE"/>
    <w:rsid w:val="004A146B"/>
    <w:rsid w:val="004A181A"/>
    <w:rsid w:val="004A3EA0"/>
    <w:rsid w:val="004C31C5"/>
    <w:rsid w:val="004C3979"/>
    <w:rsid w:val="004D6176"/>
    <w:rsid w:val="00500155"/>
    <w:rsid w:val="00501C88"/>
    <w:rsid w:val="00516A0F"/>
    <w:rsid w:val="00532691"/>
    <w:rsid w:val="0053690A"/>
    <w:rsid w:val="00536A9E"/>
    <w:rsid w:val="00540F4A"/>
    <w:rsid w:val="00547D99"/>
    <w:rsid w:val="005509B7"/>
    <w:rsid w:val="00562A56"/>
    <w:rsid w:val="00564CB6"/>
    <w:rsid w:val="00566F1F"/>
    <w:rsid w:val="00571A0B"/>
    <w:rsid w:val="00571A37"/>
    <w:rsid w:val="005757A2"/>
    <w:rsid w:val="00583E1D"/>
    <w:rsid w:val="00590E95"/>
    <w:rsid w:val="005918E7"/>
    <w:rsid w:val="00592652"/>
    <w:rsid w:val="005A3B49"/>
    <w:rsid w:val="005A6437"/>
    <w:rsid w:val="005B472F"/>
    <w:rsid w:val="005C44E8"/>
    <w:rsid w:val="005C669E"/>
    <w:rsid w:val="005D1F08"/>
    <w:rsid w:val="005E2C64"/>
    <w:rsid w:val="005E3FE3"/>
    <w:rsid w:val="0060216F"/>
    <w:rsid w:val="00617E70"/>
    <w:rsid w:val="00620C1C"/>
    <w:rsid w:val="00647434"/>
    <w:rsid w:val="006601EC"/>
    <w:rsid w:val="0066412F"/>
    <w:rsid w:val="00673938"/>
    <w:rsid w:val="00675642"/>
    <w:rsid w:val="00675772"/>
    <w:rsid w:val="00681574"/>
    <w:rsid w:val="00684042"/>
    <w:rsid w:val="006A7E58"/>
    <w:rsid w:val="006B253D"/>
    <w:rsid w:val="006C3597"/>
    <w:rsid w:val="006C375D"/>
    <w:rsid w:val="006C5CCB"/>
    <w:rsid w:val="006C5F54"/>
    <w:rsid w:val="006D541B"/>
    <w:rsid w:val="006D65D1"/>
    <w:rsid w:val="006D7DDE"/>
    <w:rsid w:val="006E1F3E"/>
    <w:rsid w:val="006F18F8"/>
    <w:rsid w:val="006F4598"/>
    <w:rsid w:val="0070116C"/>
    <w:rsid w:val="0071050C"/>
    <w:rsid w:val="00714641"/>
    <w:rsid w:val="00721B29"/>
    <w:rsid w:val="00735C27"/>
    <w:rsid w:val="00744B3B"/>
    <w:rsid w:val="00752692"/>
    <w:rsid w:val="0075594C"/>
    <w:rsid w:val="00770418"/>
    <w:rsid w:val="00774232"/>
    <w:rsid w:val="00785ADE"/>
    <w:rsid w:val="00787F2D"/>
    <w:rsid w:val="0079152D"/>
    <w:rsid w:val="007A27F2"/>
    <w:rsid w:val="007A4B11"/>
    <w:rsid w:val="007B5567"/>
    <w:rsid w:val="007B6A52"/>
    <w:rsid w:val="007E3E45"/>
    <w:rsid w:val="007E49E6"/>
    <w:rsid w:val="007E4B85"/>
    <w:rsid w:val="007F2C82"/>
    <w:rsid w:val="007F6F6E"/>
    <w:rsid w:val="008036DF"/>
    <w:rsid w:val="0080619B"/>
    <w:rsid w:val="00810AF9"/>
    <w:rsid w:val="008120A4"/>
    <w:rsid w:val="008123E7"/>
    <w:rsid w:val="00813793"/>
    <w:rsid w:val="00821BE9"/>
    <w:rsid w:val="008249D9"/>
    <w:rsid w:val="00846695"/>
    <w:rsid w:val="00851E78"/>
    <w:rsid w:val="00857926"/>
    <w:rsid w:val="00857B5E"/>
    <w:rsid w:val="0086106B"/>
    <w:rsid w:val="0089566F"/>
    <w:rsid w:val="008A4CBC"/>
    <w:rsid w:val="008C317A"/>
    <w:rsid w:val="008D0073"/>
    <w:rsid w:val="008D03D8"/>
    <w:rsid w:val="008D0916"/>
    <w:rsid w:val="008E01EA"/>
    <w:rsid w:val="008E1675"/>
    <w:rsid w:val="008E5110"/>
    <w:rsid w:val="008E5B1C"/>
    <w:rsid w:val="008F2537"/>
    <w:rsid w:val="008F64E2"/>
    <w:rsid w:val="00910742"/>
    <w:rsid w:val="00916950"/>
    <w:rsid w:val="009330CA"/>
    <w:rsid w:val="00942365"/>
    <w:rsid w:val="00942656"/>
    <w:rsid w:val="00963F91"/>
    <w:rsid w:val="00967FF1"/>
    <w:rsid w:val="00980F6B"/>
    <w:rsid w:val="0099370D"/>
    <w:rsid w:val="009947C0"/>
    <w:rsid w:val="009B04BC"/>
    <w:rsid w:val="009B15C2"/>
    <w:rsid w:val="009C485F"/>
    <w:rsid w:val="00A01E8A"/>
    <w:rsid w:val="00A10A17"/>
    <w:rsid w:val="00A175DC"/>
    <w:rsid w:val="00A359F5"/>
    <w:rsid w:val="00A35F4A"/>
    <w:rsid w:val="00A463B7"/>
    <w:rsid w:val="00A5239E"/>
    <w:rsid w:val="00A53396"/>
    <w:rsid w:val="00A74628"/>
    <w:rsid w:val="00A81673"/>
    <w:rsid w:val="00A8489C"/>
    <w:rsid w:val="00AA4A58"/>
    <w:rsid w:val="00AD559B"/>
    <w:rsid w:val="00AE33AB"/>
    <w:rsid w:val="00AF3741"/>
    <w:rsid w:val="00B245F3"/>
    <w:rsid w:val="00B32C39"/>
    <w:rsid w:val="00B344F0"/>
    <w:rsid w:val="00B46878"/>
    <w:rsid w:val="00B475DD"/>
    <w:rsid w:val="00B57019"/>
    <w:rsid w:val="00B75675"/>
    <w:rsid w:val="00B92158"/>
    <w:rsid w:val="00B92788"/>
    <w:rsid w:val="00B97DAC"/>
    <w:rsid w:val="00BA5327"/>
    <w:rsid w:val="00BB2F85"/>
    <w:rsid w:val="00BC2E60"/>
    <w:rsid w:val="00BC4BD3"/>
    <w:rsid w:val="00BD0958"/>
    <w:rsid w:val="00BD52E1"/>
    <w:rsid w:val="00BE399A"/>
    <w:rsid w:val="00BE6BDB"/>
    <w:rsid w:val="00C02043"/>
    <w:rsid w:val="00C22FD2"/>
    <w:rsid w:val="00C322AB"/>
    <w:rsid w:val="00C40DA2"/>
    <w:rsid w:val="00C41450"/>
    <w:rsid w:val="00C439E9"/>
    <w:rsid w:val="00C6246E"/>
    <w:rsid w:val="00C76253"/>
    <w:rsid w:val="00C81A31"/>
    <w:rsid w:val="00CA40C0"/>
    <w:rsid w:val="00CC4A82"/>
    <w:rsid w:val="00CE77FB"/>
    <w:rsid w:val="00CF22EC"/>
    <w:rsid w:val="00CF467A"/>
    <w:rsid w:val="00CF71F8"/>
    <w:rsid w:val="00D010E9"/>
    <w:rsid w:val="00D15EBA"/>
    <w:rsid w:val="00D16298"/>
    <w:rsid w:val="00D17CF6"/>
    <w:rsid w:val="00D25C4F"/>
    <w:rsid w:val="00D32F04"/>
    <w:rsid w:val="00D45E80"/>
    <w:rsid w:val="00D57E96"/>
    <w:rsid w:val="00D60850"/>
    <w:rsid w:val="00D834D4"/>
    <w:rsid w:val="00D9073A"/>
    <w:rsid w:val="00D97D36"/>
    <w:rsid w:val="00DB4F41"/>
    <w:rsid w:val="00DB7B5C"/>
    <w:rsid w:val="00DC2EEE"/>
    <w:rsid w:val="00DC3FFC"/>
    <w:rsid w:val="00DD512B"/>
    <w:rsid w:val="00DD6DBD"/>
    <w:rsid w:val="00DE106F"/>
    <w:rsid w:val="00E20D78"/>
    <w:rsid w:val="00E22FF8"/>
    <w:rsid w:val="00E23F93"/>
    <w:rsid w:val="00E25F48"/>
    <w:rsid w:val="00E32FB9"/>
    <w:rsid w:val="00E41F5B"/>
    <w:rsid w:val="00E4626A"/>
    <w:rsid w:val="00E52EF8"/>
    <w:rsid w:val="00E67741"/>
    <w:rsid w:val="00E677DA"/>
    <w:rsid w:val="00E73AA0"/>
    <w:rsid w:val="00E75DF6"/>
    <w:rsid w:val="00E76A0A"/>
    <w:rsid w:val="00E91388"/>
    <w:rsid w:val="00E93304"/>
    <w:rsid w:val="00E9345E"/>
    <w:rsid w:val="00EA5957"/>
    <w:rsid w:val="00EA68A2"/>
    <w:rsid w:val="00EA6F19"/>
    <w:rsid w:val="00ED52C7"/>
    <w:rsid w:val="00ED65E5"/>
    <w:rsid w:val="00EE0D0F"/>
    <w:rsid w:val="00EE48F7"/>
    <w:rsid w:val="00EF5C4B"/>
    <w:rsid w:val="00F0505B"/>
    <w:rsid w:val="00F06F66"/>
    <w:rsid w:val="00F12773"/>
    <w:rsid w:val="00F1344D"/>
    <w:rsid w:val="00F30599"/>
    <w:rsid w:val="00F8089E"/>
    <w:rsid w:val="00F96393"/>
    <w:rsid w:val="00FB6E2B"/>
    <w:rsid w:val="00FC0DA3"/>
    <w:rsid w:val="00FD39FD"/>
    <w:rsid w:val="00FF0781"/>
    <w:rsid w:val="00FF5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E3DB29B-72F5-4215-9C62-65495266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52D"/>
    <w:pPr>
      <w:spacing w:before="60" w:after="20"/>
    </w:pPr>
    <w:rPr>
      <w:rFonts w:asciiTheme="minorHAnsi" w:hAnsiTheme="minorHAnsi"/>
      <w:szCs w:val="22"/>
    </w:rPr>
  </w:style>
  <w:style w:type="paragraph" w:styleId="Heading1">
    <w:name w:val="heading 1"/>
    <w:basedOn w:val="Normal"/>
    <w:next w:val="Normal"/>
    <w:link w:val="Heading1Char"/>
    <w:qFormat/>
    <w:rsid w:val="0079152D"/>
    <w:pPr>
      <w:tabs>
        <w:tab w:val="left" w:pos="7185"/>
      </w:tabs>
      <w:spacing w:before="200" w:after="0"/>
      <w:ind w:left="450"/>
      <w:outlineLvl w:val="0"/>
    </w:pPr>
    <w:rPr>
      <w:rFonts w:asciiTheme="majorHAnsi" w:eastAsia="Times New Roman" w:hAnsiTheme="majorHAnsi"/>
      <w:b/>
      <w:caps/>
      <w:sz w:val="28"/>
      <w:szCs w:val="28"/>
    </w:rPr>
  </w:style>
  <w:style w:type="paragraph" w:styleId="Heading2">
    <w:name w:val="heading 2"/>
    <w:aliases w:val="2"/>
    <w:basedOn w:val="Normal"/>
    <w:next w:val="Normal"/>
    <w:link w:val="Heading2Char"/>
    <w:unhideWhenUsed/>
    <w:qFormat/>
    <w:rsid w:val="007915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nhideWhenUsed/>
    <w:qFormat/>
    <w:rsid w:val="00165E20"/>
    <w:pPr>
      <w:keepNext w:val="0"/>
      <w:keepLines w:val="0"/>
      <w:spacing w:before="240" w:after="40"/>
      <w:ind w:left="142" w:hanging="993"/>
      <w:outlineLvl w:val="2"/>
    </w:pPr>
    <w:rPr>
      <w:rFonts w:ascii="Franklin Gothic Book" w:eastAsia="Perpetua" w:hAnsi="Franklin Gothic Book" w:cs="Times New Roman"/>
      <w:b w:val="0"/>
      <w:bCs w:val="0"/>
      <w:color w:val="auto"/>
      <w:spacing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5C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51E78"/>
    <w:rPr>
      <w:color w:val="0000FF"/>
      <w:u w:val="single"/>
    </w:rPr>
  </w:style>
  <w:style w:type="paragraph" w:customStyle="1" w:styleId="Label">
    <w:name w:val="Label"/>
    <w:basedOn w:val="Normal"/>
    <w:link w:val="LabelChar"/>
    <w:qFormat/>
    <w:rsid w:val="0079152D"/>
    <w:pPr>
      <w:spacing w:before="40"/>
    </w:pPr>
    <w:rPr>
      <w:rFonts w:asciiTheme="majorHAnsi" w:hAnsiTheme="majorHAnsi"/>
      <w:b/>
      <w:color w:val="262626"/>
    </w:rPr>
  </w:style>
  <w:style w:type="paragraph" w:customStyle="1" w:styleId="Details">
    <w:name w:val="Details"/>
    <w:basedOn w:val="Normal"/>
    <w:link w:val="DetailsChar"/>
    <w:qFormat/>
    <w:rsid w:val="00E25F48"/>
    <w:rPr>
      <w:color w:val="262626"/>
    </w:rPr>
  </w:style>
  <w:style w:type="paragraph" w:customStyle="1" w:styleId="BulletedList">
    <w:name w:val="Bulleted List"/>
    <w:basedOn w:val="Normal"/>
    <w:link w:val="BulletedListChar"/>
    <w:qFormat/>
    <w:rsid w:val="00D57E96"/>
    <w:pPr>
      <w:numPr>
        <w:numId w:val="1"/>
      </w:numPr>
    </w:pPr>
    <w:rPr>
      <w:color w:val="262626"/>
    </w:rPr>
  </w:style>
  <w:style w:type="paragraph" w:customStyle="1" w:styleId="NumberedList">
    <w:name w:val="Numbered List"/>
    <w:basedOn w:val="Details"/>
    <w:link w:val="NumberedListChar"/>
    <w:qFormat/>
    <w:rsid w:val="00D57E96"/>
    <w:pPr>
      <w:numPr>
        <w:numId w:val="2"/>
      </w:numPr>
    </w:pPr>
  </w:style>
  <w:style w:type="paragraph" w:customStyle="1" w:styleId="Notes">
    <w:name w:val="Notes"/>
    <w:basedOn w:val="Details"/>
    <w:link w:val="NotesChar"/>
    <w:qFormat/>
    <w:rsid w:val="00DC2EEE"/>
    <w:rPr>
      <w:i/>
    </w:rPr>
  </w:style>
  <w:style w:type="paragraph" w:customStyle="1" w:styleId="Descriptionlabels">
    <w:name w:val="Description labels"/>
    <w:basedOn w:val="Label"/>
    <w:link w:val="DescriptionlabelsChar"/>
    <w:qFormat/>
    <w:rsid w:val="0079152D"/>
    <w:pPr>
      <w:spacing w:before="120" w:after="120"/>
    </w:pPr>
    <w:rPr>
      <w:smallCaps/>
      <w:sz w:val="22"/>
    </w:rPr>
  </w:style>
  <w:style w:type="paragraph" w:styleId="Header">
    <w:name w:val="header"/>
    <w:basedOn w:val="Normal"/>
    <w:link w:val="HeaderChar"/>
    <w:unhideWhenUsed/>
    <w:rsid w:val="00037D55"/>
    <w:pPr>
      <w:tabs>
        <w:tab w:val="center" w:pos="4680"/>
        <w:tab w:val="right" w:pos="9360"/>
      </w:tabs>
    </w:pPr>
  </w:style>
  <w:style w:type="character" w:customStyle="1" w:styleId="HeaderChar">
    <w:name w:val="Header Char"/>
    <w:basedOn w:val="DefaultParagraphFont"/>
    <w:link w:val="Header"/>
    <w:rsid w:val="00037D55"/>
    <w:rPr>
      <w:szCs w:val="22"/>
    </w:rPr>
  </w:style>
  <w:style w:type="paragraph" w:styleId="Footer">
    <w:name w:val="footer"/>
    <w:basedOn w:val="Normal"/>
    <w:link w:val="FooterChar"/>
    <w:unhideWhenUsed/>
    <w:rsid w:val="00037D55"/>
    <w:pPr>
      <w:tabs>
        <w:tab w:val="center" w:pos="4680"/>
        <w:tab w:val="right" w:pos="9360"/>
      </w:tabs>
    </w:pPr>
  </w:style>
  <w:style w:type="character" w:customStyle="1" w:styleId="FooterChar">
    <w:name w:val="Footer Char"/>
    <w:basedOn w:val="DefaultParagraphFont"/>
    <w:link w:val="Footer"/>
    <w:rsid w:val="00037D55"/>
    <w:rPr>
      <w:szCs w:val="22"/>
    </w:rPr>
  </w:style>
  <w:style w:type="character" w:customStyle="1" w:styleId="Heading1Char">
    <w:name w:val="Heading 1 Char"/>
    <w:basedOn w:val="DefaultParagraphFont"/>
    <w:link w:val="Heading1"/>
    <w:rsid w:val="0079152D"/>
    <w:rPr>
      <w:rFonts w:asciiTheme="majorHAnsi" w:eastAsia="Times New Roman" w:hAnsiTheme="majorHAnsi"/>
      <w:b/>
      <w:caps/>
      <w:sz w:val="28"/>
      <w:szCs w:val="28"/>
    </w:rPr>
  </w:style>
  <w:style w:type="paragraph" w:styleId="BalloonText">
    <w:name w:val="Balloon Text"/>
    <w:basedOn w:val="Normal"/>
    <w:link w:val="BalloonTextChar"/>
    <w:uiPriority w:val="99"/>
    <w:semiHidden/>
    <w:unhideWhenUsed/>
    <w:rsid w:val="00037D5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55"/>
    <w:rPr>
      <w:rFonts w:ascii="Tahoma" w:hAnsi="Tahoma" w:cs="Tahoma"/>
      <w:sz w:val="16"/>
      <w:szCs w:val="16"/>
    </w:rPr>
  </w:style>
  <w:style w:type="paragraph" w:customStyle="1" w:styleId="Companyname">
    <w:name w:val="Company name"/>
    <w:basedOn w:val="Normal"/>
    <w:qFormat/>
    <w:rsid w:val="00F0505B"/>
    <w:pPr>
      <w:spacing w:after="240"/>
      <w:jc w:val="right"/>
    </w:pPr>
    <w:rPr>
      <w:b/>
      <w:sz w:val="28"/>
    </w:rPr>
  </w:style>
  <w:style w:type="character" w:styleId="PlaceholderText">
    <w:name w:val="Placeholder Text"/>
    <w:basedOn w:val="DefaultParagraphFont"/>
    <w:uiPriority w:val="99"/>
    <w:semiHidden/>
    <w:rsid w:val="000E43A5"/>
    <w:rPr>
      <w:color w:val="808080"/>
    </w:rPr>
  </w:style>
  <w:style w:type="character" w:customStyle="1" w:styleId="LabelChar">
    <w:name w:val="Label Char"/>
    <w:basedOn w:val="DefaultParagraphFont"/>
    <w:link w:val="Label"/>
    <w:rsid w:val="0079152D"/>
    <w:rPr>
      <w:rFonts w:asciiTheme="majorHAnsi" w:hAnsiTheme="majorHAnsi"/>
      <w:b/>
      <w:color w:val="262626"/>
      <w:szCs w:val="22"/>
    </w:rPr>
  </w:style>
  <w:style w:type="character" w:customStyle="1" w:styleId="DetailsChar">
    <w:name w:val="Details Char"/>
    <w:basedOn w:val="DefaultParagraphFont"/>
    <w:link w:val="Details"/>
    <w:rsid w:val="000E43A5"/>
    <w:rPr>
      <w:color w:val="262626"/>
      <w:szCs w:val="22"/>
    </w:rPr>
  </w:style>
  <w:style w:type="character" w:customStyle="1" w:styleId="BulletedListChar">
    <w:name w:val="Bulleted List Char"/>
    <w:basedOn w:val="DefaultParagraphFont"/>
    <w:link w:val="BulletedList"/>
    <w:rsid w:val="000E43A5"/>
    <w:rPr>
      <w:color w:val="262626"/>
      <w:szCs w:val="22"/>
    </w:rPr>
  </w:style>
  <w:style w:type="character" w:customStyle="1" w:styleId="NotesChar">
    <w:name w:val="Notes Char"/>
    <w:basedOn w:val="DetailsChar"/>
    <w:link w:val="Notes"/>
    <w:rsid w:val="000E43A5"/>
    <w:rPr>
      <w:i/>
      <w:color w:val="262626"/>
      <w:szCs w:val="22"/>
    </w:rPr>
  </w:style>
  <w:style w:type="character" w:customStyle="1" w:styleId="NumberedListChar">
    <w:name w:val="Numbered List Char"/>
    <w:basedOn w:val="DetailsChar"/>
    <w:link w:val="NumberedList"/>
    <w:rsid w:val="000E43A5"/>
    <w:rPr>
      <w:color w:val="262626"/>
      <w:szCs w:val="22"/>
    </w:rPr>
  </w:style>
  <w:style w:type="character" w:customStyle="1" w:styleId="DescriptionlabelsChar">
    <w:name w:val="Description labels Char"/>
    <w:basedOn w:val="LabelChar"/>
    <w:link w:val="Descriptionlabels"/>
    <w:rsid w:val="0079152D"/>
    <w:rPr>
      <w:rFonts w:asciiTheme="majorHAnsi" w:hAnsiTheme="majorHAnsi"/>
      <w:b/>
      <w:smallCaps/>
      <w:color w:val="262626"/>
      <w:sz w:val="22"/>
      <w:szCs w:val="22"/>
    </w:rPr>
  </w:style>
  <w:style w:type="character" w:customStyle="1" w:styleId="Heading2Char">
    <w:name w:val="Heading 2 Char"/>
    <w:aliases w:val="2 Char"/>
    <w:basedOn w:val="DefaultParagraphFont"/>
    <w:link w:val="Heading2"/>
    <w:uiPriority w:val="9"/>
    <w:semiHidden/>
    <w:rsid w:val="0079152D"/>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2A560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A560E"/>
    <w:rPr>
      <w:rFonts w:asciiTheme="minorHAnsi" w:eastAsiaTheme="minorEastAsia" w:hAnsiTheme="minorHAnsi" w:cstheme="minorBidi"/>
      <w:sz w:val="22"/>
      <w:szCs w:val="22"/>
    </w:rPr>
  </w:style>
  <w:style w:type="character" w:customStyle="1" w:styleId="Heading3Char">
    <w:name w:val="Heading 3 Char"/>
    <w:basedOn w:val="DefaultParagraphFont"/>
    <w:link w:val="Heading3"/>
    <w:rsid w:val="00165E20"/>
    <w:rPr>
      <w:rFonts w:ascii="Franklin Gothic Book" w:eastAsia="Perpetua" w:hAnsi="Franklin Gothic Book"/>
      <w:spacing w:val="20"/>
      <w:sz w:val="26"/>
      <w:szCs w:val="26"/>
    </w:rPr>
  </w:style>
  <w:style w:type="character" w:styleId="PageNumber">
    <w:name w:val="page number"/>
    <w:basedOn w:val="DefaultParagraphFont"/>
    <w:rsid w:val="00165E20"/>
  </w:style>
  <w:style w:type="paragraph" w:styleId="ListParagraph">
    <w:name w:val="List Paragraph"/>
    <w:basedOn w:val="Normal"/>
    <w:uiPriority w:val="34"/>
    <w:qFormat/>
    <w:rsid w:val="00501C88"/>
    <w:pPr>
      <w:spacing w:before="0" w:after="0"/>
      <w:ind w:left="720"/>
    </w:pPr>
    <w:rPr>
      <w:rFonts w:ascii="Calibri" w:eastAsia="Times New Roman" w:hAnsi="Calibri"/>
      <w:sz w:val="22"/>
    </w:rPr>
  </w:style>
  <w:style w:type="table" w:styleId="MediumGrid2-Accent1">
    <w:name w:val="Medium Grid 2 Accent 1"/>
    <w:basedOn w:val="TableNormal"/>
    <w:uiPriority w:val="68"/>
    <w:rsid w:val="00087E4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character" w:styleId="CommentReference">
    <w:name w:val="annotation reference"/>
    <w:basedOn w:val="DefaultParagraphFont"/>
    <w:uiPriority w:val="99"/>
    <w:semiHidden/>
    <w:unhideWhenUsed/>
    <w:rsid w:val="00846695"/>
    <w:rPr>
      <w:sz w:val="16"/>
      <w:szCs w:val="16"/>
    </w:rPr>
  </w:style>
  <w:style w:type="paragraph" w:styleId="CommentText">
    <w:name w:val="annotation text"/>
    <w:basedOn w:val="Normal"/>
    <w:link w:val="CommentTextChar"/>
    <w:uiPriority w:val="99"/>
    <w:semiHidden/>
    <w:unhideWhenUsed/>
    <w:rsid w:val="00846695"/>
    <w:rPr>
      <w:szCs w:val="20"/>
    </w:rPr>
  </w:style>
  <w:style w:type="character" w:customStyle="1" w:styleId="CommentTextChar">
    <w:name w:val="Comment Text Char"/>
    <w:basedOn w:val="DefaultParagraphFont"/>
    <w:link w:val="CommentText"/>
    <w:uiPriority w:val="99"/>
    <w:semiHidden/>
    <w:rsid w:val="00846695"/>
    <w:rPr>
      <w:rFonts w:asciiTheme="minorHAnsi" w:hAnsiTheme="minorHAnsi"/>
    </w:rPr>
  </w:style>
  <w:style w:type="paragraph" w:styleId="CommentSubject">
    <w:name w:val="annotation subject"/>
    <w:basedOn w:val="CommentText"/>
    <w:next w:val="CommentText"/>
    <w:link w:val="CommentSubjectChar"/>
    <w:uiPriority w:val="99"/>
    <w:semiHidden/>
    <w:unhideWhenUsed/>
    <w:rsid w:val="00846695"/>
    <w:rPr>
      <w:b/>
      <w:bCs/>
    </w:rPr>
  </w:style>
  <w:style w:type="character" w:customStyle="1" w:styleId="CommentSubjectChar">
    <w:name w:val="Comment Subject Char"/>
    <w:basedOn w:val="CommentTextChar"/>
    <w:link w:val="CommentSubject"/>
    <w:uiPriority w:val="99"/>
    <w:semiHidden/>
    <w:rsid w:val="00846695"/>
    <w:rPr>
      <w:rFonts w:asciiTheme="minorHAnsi" w:hAnsiTheme="minorHAnsi"/>
      <w:b/>
      <w:bCs/>
    </w:rPr>
  </w:style>
  <w:style w:type="paragraph" w:styleId="EndnoteText">
    <w:name w:val="endnote text"/>
    <w:basedOn w:val="Normal"/>
    <w:link w:val="EndnoteTextChar"/>
    <w:uiPriority w:val="99"/>
    <w:semiHidden/>
    <w:unhideWhenUsed/>
    <w:rsid w:val="00583E1D"/>
    <w:pPr>
      <w:spacing w:before="0" w:after="0"/>
    </w:pPr>
    <w:rPr>
      <w:szCs w:val="20"/>
    </w:rPr>
  </w:style>
  <w:style w:type="character" w:customStyle="1" w:styleId="EndnoteTextChar">
    <w:name w:val="Endnote Text Char"/>
    <w:basedOn w:val="DefaultParagraphFont"/>
    <w:link w:val="EndnoteText"/>
    <w:uiPriority w:val="99"/>
    <w:semiHidden/>
    <w:rsid w:val="00583E1D"/>
    <w:rPr>
      <w:rFonts w:asciiTheme="minorHAnsi" w:hAnsiTheme="minorHAnsi"/>
    </w:rPr>
  </w:style>
  <w:style w:type="character" w:styleId="EndnoteReference">
    <w:name w:val="endnote reference"/>
    <w:basedOn w:val="DefaultParagraphFont"/>
    <w:uiPriority w:val="99"/>
    <w:semiHidden/>
    <w:unhideWhenUsed/>
    <w:rsid w:val="00583E1D"/>
    <w:rPr>
      <w:vertAlign w:val="superscript"/>
    </w:rPr>
  </w:style>
  <w:style w:type="paragraph" w:styleId="FootnoteText">
    <w:name w:val="footnote text"/>
    <w:basedOn w:val="Normal"/>
    <w:link w:val="FootnoteTextChar"/>
    <w:uiPriority w:val="99"/>
    <w:semiHidden/>
    <w:unhideWhenUsed/>
    <w:rsid w:val="00DC3FFC"/>
    <w:pPr>
      <w:spacing w:before="0" w:after="0"/>
    </w:pPr>
    <w:rPr>
      <w:szCs w:val="20"/>
    </w:rPr>
  </w:style>
  <w:style w:type="character" w:customStyle="1" w:styleId="FootnoteTextChar">
    <w:name w:val="Footnote Text Char"/>
    <w:basedOn w:val="DefaultParagraphFont"/>
    <w:link w:val="FootnoteText"/>
    <w:uiPriority w:val="99"/>
    <w:semiHidden/>
    <w:rsid w:val="00DC3FFC"/>
    <w:rPr>
      <w:rFonts w:asciiTheme="minorHAnsi" w:hAnsiTheme="minorHAnsi"/>
    </w:rPr>
  </w:style>
  <w:style w:type="character" w:styleId="FootnoteReference">
    <w:name w:val="footnote reference"/>
    <w:basedOn w:val="DefaultParagraphFont"/>
    <w:uiPriority w:val="99"/>
    <w:semiHidden/>
    <w:unhideWhenUsed/>
    <w:rsid w:val="00DC3FFC"/>
    <w:rPr>
      <w:vertAlign w:val="superscript"/>
    </w:rPr>
  </w:style>
  <w:style w:type="paragraph" w:styleId="TOCHeading">
    <w:name w:val="TOC Heading"/>
    <w:basedOn w:val="Heading1"/>
    <w:next w:val="Normal"/>
    <w:uiPriority w:val="39"/>
    <w:semiHidden/>
    <w:unhideWhenUsed/>
    <w:qFormat/>
    <w:rsid w:val="00673938"/>
    <w:pPr>
      <w:keepNext/>
      <w:keepLines/>
      <w:tabs>
        <w:tab w:val="clear" w:pos="7185"/>
      </w:tabs>
      <w:spacing w:before="480" w:line="276" w:lineRule="auto"/>
      <w:ind w:left="0"/>
      <w:outlineLvl w:val="9"/>
    </w:pPr>
    <w:rPr>
      <w:rFonts w:eastAsiaTheme="majorEastAsia" w:cstheme="majorBidi"/>
      <w:bCs/>
      <w:caps w:val="0"/>
      <w:color w:val="365F91" w:themeColor="accent1" w:themeShade="BF"/>
      <w:lang w:eastAsia="ja-JP"/>
    </w:rPr>
  </w:style>
  <w:style w:type="paragraph" w:styleId="TOC2">
    <w:name w:val="toc 2"/>
    <w:basedOn w:val="Normal"/>
    <w:next w:val="Normal"/>
    <w:autoRedefine/>
    <w:uiPriority w:val="39"/>
    <w:unhideWhenUsed/>
    <w:rsid w:val="00673938"/>
    <w:pPr>
      <w:spacing w:after="100"/>
      <w:ind w:left="200"/>
    </w:pPr>
  </w:style>
  <w:style w:type="paragraph" w:styleId="Index1">
    <w:name w:val="index 1"/>
    <w:basedOn w:val="Normal"/>
    <w:next w:val="Normal"/>
    <w:autoRedefine/>
    <w:uiPriority w:val="99"/>
    <w:semiHidden/>
    <w:unhideWhenUsed/>
    <w:rsid w:val="00673938"/>
    <w:pPr>
      <w:spacing w:before="0" w:after="0"/>
      <w:ind w:left="200" w:hanging="200"/>
    </w:pPr>
  </w:style>
  <w:style w:type="paragraph" w:styleId="Revision">
    <w:name w:val="Revision"/>
    <w:hidden/>
    <w:uiPriority w:val="99"/>
    <w:semiHidden/>
    <w:rsid w:val="00684042"/>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27786">
      <w:bodyDiv w:val="1"/>
      <w:marLeft w:val="0"/>
      <w:marRight w:val="0"/>
      <w:marTop w:val="0"/>
      <w:marBottom w:val="0"/>
      <w:divBdr>
        <w:top w:val="none" w:sz="0" w:space="0" w:color="auto"/>
        <w:left w:val="none" w:sz="0" w:space="0" w:color="auto"/>
        <w:bottom w:val="none" w:sz="0" w:space="0" w:color="auto"/>
        <w:right w:val="none" w:sz="0" w:space="0" w:color="auto"/>
      </w:divBdr>
    </w:div>
    <w:div w:id="225340393">
      <w:bodyDiv w:val="1"/>
      <w:marLeft w:val="0"/>
      <w:marRight w:val="0"/>
      <w:marTop w:val="0"/>
      <w:marBottom w:val="0"/>
      <w:divBdr>
        <w:top w:val="none" w:sz="0" w:space="0" w:color="auto"/>
        <w:left w:val="none" w:sz="0" w:space="0" w:color="auto"/>
        <w:bottom w:val="none" w:sz="0" w:space="0" w:color="auto"/>
        <w:right w:val="none" w:sz="0" w:space="0" w:color="auto"/>
      </w:divBdr>
    </w:div>
    <w:div w:id="445732931">
      <w:bodyDiv w:val="1"/>
      <w:marLeft w:val="0"/>
      <w:marRight w:val="0"/>
      <w:marTop w:val="0"/>
      <w:marBottom w:val="0"/>
      <w:divBdr>
        <w:top w:val="none" w:sz="0" w:space="0" w:color="auto"/>
        <w:left w:val="none" w:sz="0" w:space="0" w:color="auto"/>
        <w:bottom w:val="none" w:sz="0" w:space="0" w:color="auto"/>
        <w:right w:val="none" w:sz="0" w:space="0" w:color="auto"/>
      </w:divBdr>
    </w:div>
    <w:div w:id="1125124665">
      <w:bodyDiv w:val="1"/>
      <w:marLeft w:val="0"/>
      <w:marRight w:val="0"/>
      <w:marTop w:val="0"/>
      <w:marBottom w:val="0"/>
      <w:divBdr>
        <w:top w:val="none" w:sz="0" w:space="0" w:color="auto"/>
        <w:left w:val="none" w:sz="0" w:space="0" w:color="auto"/>
        <w:bottom w:val="none" w:sz="0" w:space="0" w:color="auto"/>
        <w:right w:val="none" w:sz="0" w:space="0" w:color="auto"/>
      </w:divBdr>
    </w:div>
    <w:div w:id="212526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Microsoft_Visio_2003-2010_Drawing1.vsd"/><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jharri\Documents\SourceControl\esa\EISA\Templates\Executive%20Review%20Short%20Ver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2011-10-17T00:00:00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B6E0EF22AA142BBC9090E8E5BF0EB" ma:contentTypeVersion="0" ma:contentTypeDescription="Create a new document." ma:contentTypeScope="" ma:versionID="132aba4a6d16a519fe1b86833d8b2ca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F75BF-91DD-4376-803D-2609A19AB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957E00D-81E5-46C3-BB99-CAD3975616D8}">
  <ds:schemaRefs>
    <ds:schemaRef ds:uri="http://schemas.microsoft.com/office/2006/metadata/properties"/>
  </ds:schemaRefs>
</ds:datastoreItem>
</file>

<file path=customXml/itemProps4.xml><?xml version="1.0" encoding="utf-8"?>
<ds:datastoreItem xmlns:ds="http://schemas.openxmlformats.org/officeDocument/2006/customXml" ds:itemID="{47DA500D-9532-4003-87C8-A7A4FF8D2C83}">
  <ds:schemaRefs>
    <ds:schemaRef ds:uri="http://schemas.microsoft.com/sharepoint/v3/contenttype/forms"/>
  </ds:schemaRefs>
</ds:datastoreItem>
</file>

<file path=customXml/itemProps5.xml><?xml version="1.0" encoding="utf-8"?>
<ds:datastoreItem xmlns:ds="http://schemas.openxmlformats.org/officeDocument/2006/customXml" ds:itemID="{213784AD-6CC3-4B96-B996-D0C954EF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Executive Review Short Version Template.dotx</Template>
  <TotalTime>59</TotalTime>
  <Pages>7</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Enterprise Architecture Executive Summary</vt:lpstr>
    </vt:vector>
  </TitlesOfParts>
  <Company>Intermountain Healthcare</Company>
  <LinksUpToDate>false</LinksUpToDate>
  <CharactersWithSpaces>3515</CharactersWithSpaces>
  <SharedDoc>false</SharedDoc>
  <HLinks>
    <vt:vector size="18" baseType="variant">
      <vt:variant>
        <vt:i4>2097256</vt:i4>
      </vt:variant>
      <vt:variant>
        <vt:i4>6</vt:i4>
      </vt:variant>
      <vt:variant>
        <vt:i4>0</vt:i4>
      </vt:variant>
      <vt:variant>
        <vt:i4>5</vt:i4>
      </vt:variant>
      <vt:variant>
        <vt:lpwstr>http://www.monster.com/</vt:lpwstr>
      </vt:variant>
      <vt:variant>
        <vt:lpwstr/>
      </vt:variant>
      <vt:variant>
        <vt:i4>6881366</vt:i4>
      </vt:variant>
      <vt:variant>
        <vt:i4>3</vt:i4>
      </vt:variant>
      <vt:variant>
        <vt:i4>0</vt:i4>
      </vt:variant>
      <vt:variant>
        <vt:i4>5</vt:i4>
      </vt:variant>
      <vt:variant>
        <vt:lpwstr>mailto:someone@example.com</vt:lpwstr>
      </vt:variant>
      <vt:variant>
        <vt:lpwstr/>
      </vt:variant>
      <vt:variant>
        <vt:i4>2097256</vt:i4>
      </vt:variant>
      <vt:variant>
        <vt:i4>0</vt:i4>
      </vt:variant>
      <vt:variant>
        <vt:i4>0</vt:i4>
      </vt:variant>
      <vt:variant>
        <vt:i4>5</vt:i4>
      </vt:variant>
      <vt:variant>
        <vt:lpwstr>http://www.monster.com/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White Paper</dc:title>
  <dc:subject>The Role of NoSQL at Intermountain Healthcare</dc:subject>
  <dc:creator>Johnnie Harris</dc:creator>
  <cp:lastModifiedBy>Johnnie Harris</cp:lastModifiedBy>
  <cp:revision>19</cp:revision>
  <cp:lastPrinted>2013-02-01T00:57:00Z</cp:lastPrinted>
  <dcterms:created xsi:type="dcterms:W3CDTF">2013-02-04T21:46:00Z</dcterms:created>
  <dcterms:modified xsi:type="dcterms:W3CDTF">2014-11-24T22:55:00Z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TC300095129990</vt:lpwstr>
  </property>
  <property fmtid="{D5CDD505-2E9C-101B-9397-08002B2CF9AE}" pid="3" name="ContentTypeId">
    <vt:lpwstr>0x0101004DBB6E0EF22AA142BBC9090E8E5BF0EB</vt:lpwstr>
  </property>
</Properties>
</file>